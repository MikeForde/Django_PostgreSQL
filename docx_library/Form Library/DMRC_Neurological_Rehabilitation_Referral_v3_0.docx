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</w:r>
    </w:p>
    <w:p>
      <w:pPr>
        <w:pStyle w:val="Normal"/>
        <w:jc w:val="center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>DMRC NEURO CLINICAL ASSESSMENT TOOL / REFERRAL FORM</w:t>
      </w:r>
    </w:p>
    <w:p>
      <w:pPr>
        <w:pStyle w:val="Normal"/>
        <w:jc w:val="center"/>
        <w:rPr>
          <w:rFonts w:cs="Arial"/>
          <w:b/>
          <w:sz w:val="28"/>
          <w:szCs w:val="22"/>
        </w:rPr>
      </w:pPr>
      <w:r>
        <w:rPr>
          <w:rFonts w:cs="Arial"/>
          <w:b/>
          <w:sz w:val="28"/>
          <w:szCs w:val="22"/>
        </w:rPr>
      </w:r>
    </w:p>
    <w:p>
      <w:pPr>
        <w:pStyle w:val="Normal"/>
        <w:rPr>
          <w:rFonts w:cs="Arial"/>
          <w:sz w:val="21"/>
          <w:szCs w:val="21"/>
          <w:ins w:id="4" w:author="Unknown" w:date="2014-10-02T18:24:00Z"/>
        </w:rPr>
      </w:pPr>
      <w:ins w:id="0" w:author="Unknown" w:date="2014-10-02T18:24:00Z">
        <w:r>
          <w:rPr>
            <w:rFonts w:cs="Arial"/>
            <w:sz w:val="21"/>
            <w:szCs w:val="21"/>
          </w:rPr>
          <w:t>Defence Medical Rehabilitation Centre Headley Court</w:t>
        </w:r>
      </w:ins>
      <w:r>
        <w:rPr>
          <w:rFonts w:cs="Arial"/>
          <w:sz w:val="21"/>
          <w:szCs w:val="21"/>
        </w:rPr>
        <w:t xml:space="preserve">, </w:t>
      </w:r>
      <w:ins w:id="1" w:author="Unknown" w:date="2014-10-02T18:24:00Z">
        <w:r>
          <w:rPr>
            <w:rFonts w:cs="Arial"/>
            <w:sz w:val="21"/>
            <w:szCs w:val="21"/>
          </w:rPr>
          <w:t>Epsom</w:t>
        </w:r>
      </w:ins>
      <w:r>
        <w:rPr>
          <w:rFonts w:cs="Arial"/>
          <w:sz w:val="21"/>
          <w:szCs w:val="21"/>
        </w:rPr>
        <w:t xml:space="preserve">, </w:t>
      </w:r>
      <w:ins w:id="2" w:author="Unknown" w:date="2014-10-02T18:24:00Z">
        <w:r>
          <w:rPr>
            <w:rFonts w:cs="Arial"/>
            <w:sz w:val="21"/>
            <w:szCs w:val="21"/>
          </w:rPr>
          <w:t>Surrey</w:t>
        </w:r>
      </w:ins>
      <w:r>
        <w:rPr>
          <w:rFonts w:cs="Arial"/>
          <w:sz w:val="21"/>
          <w:szCs w:val="21"/>
        </w:rPr>
        <w:t>,</w:t>
      </w:r>
      <w:ins w:id="3" w:author="Unknown" w:date="2014-10-02T18:24:00Z">
        <w:r>
          <w:rPr>
            <w:rFonts w:cs="Arial"/>
            <w:sz w:val="21"/>
            <w:szCs w:val="21"/>
          </w:rPr>
          <w:t xml:space="preserve"> KT18 6JW</w:t>
        </w:r>
      </w:ins>
    </w:p>
    <w:p>
      <w:pPr>
        <w:pStyle w:val="Normal"/>
        <w:rPr>
          <w:rFonts w:cs="Arial"/>
          <w:sz w:val="21"/>
          <w:szCs w:val="21"/>
        </w:rPr>
      </w:pPr>
      <w:ins w:id="5" w:author="Unknown" w:date="2014-10-02T18:24:00Z">
        <w:r>
          <w:rPr>
            <w:rFonts w:cs="Arial"/>
            <w:sz w:val="21"/>
            <w:szCs w:val="21"/>
          </w:rPr>
          <w:t>Tel: 01372 37</w:t>
        </w:r>
      </w:ins>
      <w:r>
        <w:rPr>
          <w:rFonts w:cs="Arial"/>
          <w:sz w:val="21"/>
          <w:szCs w:val="21"/>
        </w:rPr>
        <w:t xml:space="preserve">8271 x 7490 </w:t>
      </w:r>
      <w:ins w:id="6" w:author="Unknown" w:date="2014-10-02T18:24:00Z">
        <w:r>
          <w:rPr>
            <w:rFonts w:cs="Arial"/>
            <w:sz w:val="21"/>
            <w:szCs w:val="21"/>
          </w:rPr>
          <w:t>Fax: 01372 381141</w:t>
        </w:r>
      </w:ins>
      <w:r>
        <w:rPr>
          <w:rFonts w:cs="Arial"/>
          <w:sz w:val="21"/>
          <w:szCs w:val="21"/>
        </w:rPr>
        <w:t xml:space="preserve">. </w:t>
      </w:r>
      <w:ins w:id="7" w:author="Unknown" w:date="2014-10-02T18:24:00Z">
        <w:r>
          <w:rPr>
            <w:rFonts w:cs="Arial"/>
            <w:sz w:val="21"/>
            <w:szCs w:val="21"/>
          </w:rPr>
          <w:t>DII(F): DMRC-NeuroAdmin@mod.uk</w:t>
        </w:r>
      </w:ins>
    </w:p>
    <w:p>
      <w:pPr>
        <w:pStyle w:val="Normal"/>
        <w:ind w:hanging="5040" w:start="5040" w:end="0"/>
        <w:jc w:val="both"/>
        <w:rPr>
          <w:rFonts w:cs="Arial"/>
          <w:sz w:val="21"/>
          <w:szCs w:val="24"/>
        </w:rPr>
      </w:pPr>
      <w:r>
        <w:rPr>
          <w:rFonts w:cs="Arial"/>
          <w:sz w:val="21"/>
          <w:szCs w:val="24"/>
        </w:rPr>
      </w:r>
    </w:p>
    <w:p>
      <w:pPr>
        <w:pStyle w:val="Normal"/>
        <w:ind w:hanging="5040" w:start="5040" w:end="0"/>
        <w:jc w:val="both"/>
        <w:rPr>
          <w:rFonts w:cs="Arial"/>
          <w:szCs w:val="24"/>
        </w:rPr>
      </w:pPr>
      <w:r>
        <w:rPr>
          <w:rFonts w:cs="Arial"/>
          <w:szCs w:val="24"/>
        </w:rPr>
        <w:tab/>
        <w:tab/>
        <w:t xml:space="preserve">          </w:t>
      </w:r>
    </w:p>
    <w:p>
      <w:pPr>
        <w:pStyle w:val="Normal"/>
        <w:spacing w:lineRule="auto" w:line="360"/>
        <w:ind w:hanging="5040" w:start="5040" w:end="0"/>
        <w:rPr/>
      </w:pPr>
      <w:r>
        <w:rPr>
          <w:rFonts w:cs="Arial"/>
          <w:szCs w:val="24"/>
        </w:rPr>
        <w:t xml:space="preserve">Date of Initial Referral:    </w:t>
      </w:r>
      <w:r>
        <w:fldChar w:fldCharType="begin">
          <w:ffData>
            <w:name w:val="System_Date_1"/>
            <w:enabled/>
            <w:calcOnExit w:val="0"/>
            <w:textInput/>
          </w:ffData>
        </w:fldChar>
      </w:r>
      <w:r>
        <w:rPr>
          <w:szCs w:val="24"/>
          <w:rFonts w:cs="Arial"/>
        </w:rPr>
        <w:instrText xml:space="preserve"> FORMTEXT </w:instrText>
      </w:r>
      <w:r>
        <w:rPr>
          <w:rFonts w:cs="Arial"/>
          <w:szCs w:val="24"/>
        </w:rPr>
      </w:r>
      <w:r>
        <w:rPr>
          <w:szCs w:val="24"/>
          <w:rFonts w:cs="Arial"/>
        </w:rPr>
        <w:fldChar w:fldCharType="separate"/>
      </w:r>
      <w:r>
        <w:rPr>
          <w:rFonts w:cs="Arial"/>
          <w:szCs w:val="24"/>
        </w:rPr>
        <w:t>System Date</w:t>
      </w:r>
      <w:r>
        <w:rPr>
          <w:rFonts w:cs="Arial"/>
          <w:szCs w:val="24"/>
        </w:rPr>
      </w:r>
      <w:r>
        <w:rPr>
          <w:szCs w:val="24"/>
          <w:rFonts w:cs="Arial"/>
        </w:rPr>
        <w:fldChar w:fldCharType="end"/>
      </w:r>
      <w:r>
        <w:rPr>
          <w:rFonts w:cs="Arial"/>
          <w:szCs w:val="24"/>
          <w:u w:val="single"/>
        </w:rPr>
        <w:t xml:space="preserve">                                          </w:t>
      </w:r>
    </w:p>
    <w:p>
      <w:pPr>
        <w:pStyle w:val="Normal"/>
        <w:spacing w:lineRule="auto" w:line="360"/>
        <w:ind w:hanging="5040" w:start="5040" w:end="0"/>
        <w:rPr>
          <w:rFonts w:cs="Arial"/>
          <w:szCs w:val="24"/>
        </w:rPr>
      </w:pPr>
      <w:r>
        <w:rPr>
          <w:rFonts w:cs="Arial"/>
          <w:szCs w:val="24"/>
        </w:rPr>
        <w:t xml:space="preserve">Referring Clinician Name: </w:t>
      </w:r>
      <w:r>
        <w:fldChar w:fldCharType="begin">
          <w:ffData>
            <w:name w:val="User_Title_1"/>
            <w:enabled/>
            <w:calcOnExit w:val="0"/>
            <w:textInput/>
          </w:ffData>
        </w:fldChar>
      </w:r>
      <w:r>
        <w:rPr>
          <w:szCs w:val="24"/>
          <w:rFonts w:cs="Arial"/>
        </w:rPr>
        <w:instrText xml:space="preserve"> FORMTEXT </w:instrText>
      </w:r>
      <w:r>
        <w:rPr>
          <w:rFonts w:cs="Arial"/>
          <w:szCs w:val="24"/>
        </w:rPr>
      </w:r>
      <w:r>
        <w:rPr>
          <w:szCs w:val="24"/>
          <w:rFonts w:cs="Arial"/>
        </w:rPr>
        <w:fldChar w:fldCharType="separate"/>
      </w:r>
      <w:r>
        <w:rPr>
          <w:rFonts w:cs="Arial"/>
          <w:szCs w:val="24"/>
        </w:rPr>
        <w:t>User Title</w:t>
      </w:r>
      <w:r>
        <w:rPr>
          <w:rFonts w:cs="Arial"/>
          <w:szCs w:val="24"/>
        </w:rPr>
      </w:r>
      <w:r>
        <w:rPr>
          <w:szCs w:val="24"/>
          <w:rFonts w:cs="Arial"/>
        </w:rPr>
        <w:fldChar w:fldCharType="end"/>
      </w:r>
      <w:r>
        <w:rPr>
          <w:rFonts w:cs="Arial"/>
          <w:szCs w:val="24"/>
        </w:rPr>
        <w:t xml:space="preserve"> </w:t>
      </w:r>
      <w:r>
        <w:fldChar w:fldCharType="begin">
          <w:ffData>
            <w:name w:val="User_Name_1"/>
            <w:enabled/>
            <w:calcOnExit w:val="0"/>
            <w:textInput/>
          </w:ffData>
        </w:fldChar>
      </w:r>
      <w:r>
        <w:rPr>
          <w:szCs w:val="24"/>
          <w:rFonts w:cs="Arial"/>
        </w:rPr>
        <w:instrText xml:space="preserve"> FORMTEXT </w:instrText>
      </w:r>
      <w:r>
        <w:rPr>
          <w:rFonts w:cs="Arial"/>
          <w:szCs w:val="24"/>
        </w:rPr>
      </w:r>
      <w:r>
        <w:rPr>
          <w:szCs w:val="24"/>
          <w:rFonts w:cs="Arial"/>
        </w:rPr>
        <w:fldChar w:fldCharType="separate"/>
      </w:r>
      <w:r>
        <w:rPr>
          <w:rFonts w:cs="Arial"/>
          <w:szCs w:val="24"/>
        </w:rPr>
        <w:t>User Name</w:t>
      </w:r>
      <w:r>
        <w:rPr>
          <w:rFonts w:cs="Arial"/>
          <w:szCs w:val="24"/>
        </w:rPr>
      </w:r>
      <w:r>
        <w:rPr>
          <w:szCs w:val="24"/>
          <w:rFonts w:cs="Arial"/>
        </w:rPr>
        <w:fldChar w:fldCharType="end"/>
      </w:r>
      <w:r>
        <w:rPr>
          <w:rFonts w:cs="Arial"/>
          <w:szCs w:val="24"/>
        </w:rPr>
        <w:t xml:space="preserve"> </w:t>
      </w:r>
    </w:p>
    <w:p>
      <w:pPr>
        <w:pStyle w:val="Normal"/>
        <w:spacing w:lineRule="auto" w:line="360"/>
        <w:ind w:hanging="5040" w:start="5040" w:end="0"/>
        <w:rPr>
          <w:rFonts w:cs="Arial"/>
          <w:szCs w:val="24"/>
        </w:rPr>
      </w:pPr>
      <w:r>
        <w:rPr>
          <w:rFonts w:cs="Arial"/>
          <w:szCs w:val="24"/>
        </w:rPr>
        <w:t xml:space="preserve">Date of assessment: </w:t>
      </w:r>
      <w:r>
        <w:fldChar w:fldCharType="begin">
          <w:ffData>
            <w:name w:val="System_Date_2"/>
            <w:enabled/>
            <w:calcOnExit w:val="0"/>
            <w:textInput/>
          </w:ffData>
        </w:fldChar>
      </w:r>
      <w:r>
        <w:rPr>
          <w:szCs w:val="24"/>
          <w:rFonts w:cs="Arial"/>
        </w:rPr>
        <w:instrText xml:space="preserve"> FORMTEXT </w:instrText>
      </w:r>
      <w:r>
        <w:rPr>
          <w:rFonts w:cs="Arial"/>
          <w:szCs w:val="24"/>
        </w:rPr>
      </w:r>
      <w:r>
        <w:rPr>
          <w:szCs w:val="24"/>
          <w:rFonts w:cs="Arial"/>
        </w:rPr>
        <w:fldChar w:fldCharType="separate"/>
      </w:r>
      <w:r>
        <w:rPr>
          <w:rFonts w:cs="Arial"/>
          <w:szCs w:val="24"/>
        </w:rPr>
        <w:t>System Date</w:t>
      </w:r>
      <w:r>
        <w:rPr>
          <w:rFonts w:cs="Arial"/>
          <w:szCs w:val="24"/>
        </w:rPr>
      </w:r>
      <w:r>
        <w:rPr>
          <w:szCs w:val="24"/>
          <w:rFonts w:cs="Arial"/>
        </w:rPr>
        <w:fldChar w:fldCharType="end"/>
      </w:r>
      <w:r>
        <w:rPr>
          <w:rFonts w:cs="Arial"/>
          <w:szCs w:val="24"/>
        </w:rPr>
        <w:t xml:space="preserve">  </w:t>
        <w:tab/>
        <w:t xml:space="preserve">Telephone Contact: </w:t>
      </w:r>
      <w:r>
        <w:fldChar w:fldCharType="begin">
          <w:ffData>
            <w:name w:val="Practice_Tel_No_1"/>
            <w:enabled/>
            <w:calcOnExit w:val="0"/>
            <w:textInput/>
          </w:ffData>
        </w:fldChar>
      </w:r>
      <w:r>
        <w:rPr>
          <w:szCs w:val="24"/>
          <w:rFonts w:cs="Arial"/>
        </w:rPr>
        <w:instrText xml:space="preserve"> FORMTEXT </w:instrText>
      </w:r>
      <w:r>
        <w:rPr>
          <w:rFonts w:cs="Arial"/>
          <w:szCs w:val="24"/>
        </w:rPr>
      </w:r>
      <w:r>
        <w:rPr>
          <w:szCs w:val="24"/>
          <w:rFonts w:cs="Arial"/>
        </w:rPr>
        <w:fldChar w:fldCharType="separate"/>
      </w:r>
      <w:r>
        <w:rPr>
          <w:rFonts w:cs="Arial"/>
          <w:szCs w:val="24"/>
        </w:rPr>
        <w:t>Practice Main Telephone</w:t>
      </w:r>
      <w:r>
        <w:rPr>
          <w:rFonts w:cs="Arial"/>
          <w:szCs w:val="24"/>
        </w:rPr>
      </w:r>
      <w:r>
        <w:rPr>
          <w:szCs w:val="24"/>
          <w:rFonts w:cs="Arial"/>
        </w:rPr>
        <w:fldChar w:fldCharType="end"/>
      </w:r>
      <w:r>
        <w:rPr>
          <w:rFonts w:cs="Arial"/>
          <w:szCs w:val="24"/>
        </w:rPr>
        <w:t xml:space="preserve"> </w:t>
      </w:r>
    </w:p>
    <w:p>
      <w:pPr>
        <w:pStyle w:val="Normal"/>
        <w:spacing w:lineRule="auto" w:line="360"/>
        <w:ind w:hanging="5040" w:start="5040" w:end="0"/>
        <w:rPr>
          <w:rFonts w:cs="Arial"/>
          <w:szCs w:val="24"/>
        </w:rPr>
      </w:pPr>
      <w:r>
        <w:rPr>
          <w:rFonts w:cs="Arial"/>
          <w:szCs w:val="24"/>
        </w:rPr>
        <w:t xml:space="preserve">Assessment completed by: </w:t>
      </w:r>
      <w:r>
        <w:fldChar w:fldCharType="begin">
          <w:ffData>
            <w:name w:val="User_Title_2"/>
            <w:enabled/>
            <w:calcOnExit w:val="0"/>
            <w:textInput/>
          </w:ffData>
        </w:fldChar>
      </w:r>
      <w:r>
        <w:rPr>
          <w:szCs w:val="24"/>
          <w:rFonts w:cs="Arial"/>
        </w:rPr>
        <w:instrText xml:space="preserve"> FORMTEXT </w:instrText>
      </w:r>
      <w:r>
        <w:rPr>
          <w:rFonts w:cs="Arial"/>
          <w:szCs w:val="24"/>
        </w:rPr>
      </w:r>
      <w:r>
        <w:rPr>
          <w:szCs w:val="24"/>
          <w:rFonts w:cs="Arial"/>
        </w:rPr>
        <w:fldChar w:fldCharType="separate"/>
      </w:r>
      <w:r>
        <w:rPr>
          <w:rFonts w:cs="Arial"/>
          <w:szCs w:val="24"/>
        </w:rPr>
        <w:t>User Title</w:t>
      </w:r>
      <w:r>
        <w:rPr>
          <w:rFonts w:cs="Arial"/>
          <w:szCs w:val="24"/>
        </w:rPr>
      </w:r>
      <w:r>
        <w:rPr>
          <w:szCs w:val="24"/>
          <w:rFonts w:cs="Arial"/>
        </w:rPr>
        <w:fldChar w:fldCharType="end"/>
      </w:r>
      <w:r>
        <w:rPr>
          <w:rFonts w:cs="Arial"/>
          <w:szCs w:val="24"/>
        </w:rPr>
        <w:t xml:space="preserve"> </w:t>
      </w:r>
      <w:r>
        <w:fldChar w:fldCharType="begin">
          <w:ffData>
            <w:name w:val="User_Name_2"/>
            <w:enabled/>
            <w:calcOnExit w:val="0"/>
            <w:textInput/>
          </w:ffData>
        </w:fldChar>
      </w:r>
      <w:r>
        <w:rPr>
          <w:szCs w:val="24"/>
          <w:rFonts w:cs="Arial"/>
        </w:rPr>
        <w:instrText xml:space="preserve"> FORMTEXT </w:instrText>
      </w:r>
      <w:r>
        <w:rPr>
          <w:rFonts w:cs="Arial"/>
          <w:szCs w:val="24"/>
        </w:rPr>
      </w:r>
      <w:r>
        <w:rPr>
          <w:szCs w:val="24"/>
          <w:rFonts w:cs="Arial"/>
        </w:rPr>
        <w:fldChar w:fldCharType="separate"/>
      </w:r>
      <w:r>
        <w:rPr>
          <w:rFonts w:cs="Arial"/>
          <w:szCs w:val="24"/>
        </w:rPr>
        <w:t>User Name</w:t>
      </w:r>
      <w:r>
        <w:rPr>
          <w:rFonts w:cs="Arial"/>
          <w:szCs w:val="24"/>
        </w:rPr>
      </w:r>
      <w:r>
        <w:rPr>
          <w:szCs w:val="24"/>
          <w:rFonts w:cs="Arial"/>
        </w:rPr>
        <w:fldChar w:fldCharType="end"/>
      </w:r>
      <w:r>
        <w:rPr>
          <w:rFonts w:cs="Arial"/>
          <w:szCs w:val="24"/>
        </w:rPr>
        <w:t xml:space="preserve"> </w:t>
        <w:tab/>
        <w:t xml:space="preserve">Date: </w:t>
      </w:r>
      <w:r>
        <w:fldChar w:fldCharType="begin">
          <w:ffData>
            <w:name w:val="System_Date_3"/>
            <w:enabled/>
            <w:calcOnExit w:val="0"/>
            <w:textInput/>
          </w:ffData>
        </w:fldChar>
      </w:r>
      <w:r>
        <w:rPr>
          <w:szCs w:val="24"/>
          <w:rFonts w:cs="Arial"/>
        </w:rPr>
        <w:instrText xml:space="preserve"> FORMTEXT </w:instrText>
      </w:r>
      <w:r>
        <w:rPr>
          <w:rFonts w:cs="Arial"/>
          <w:szCs w:val="24"/>
        </w:rPr>
      </w:r>
      <w:r>
        <w:rPr>
          <w:szCs w:val="24"/>
          <w:rFonts w:cs="Arial"/>
        </w:rPr>
        <w:fldChar w:fldCharType="separate"/>
      </w:r>
      <w:r>
        <w:rPr>
          <w:rFonts w:cs="Arial"/>
          <w:szCs w:val="24"/>
        </w:rPr>
        <w:t>System Date</w:t>
      </w:r>
      <w:r>
        <w:rPr>
          <w:rFonts w:cs="Arial"/>
          <w:szCs w:val="24"/>
        </w:rPr>
      </w:r>
      <w:r>
        <w:rPr>
          <w:szCs w:val="24"/>
          <w:rFonts w:cs="Arial"/>
        </w:rPr>
        <w:fldChar w:fldCharType="end"/>
      </w:r>
      <w:r>
        <w:rPr>
          <w:rFonts w:cs="Arial"/>
          <w:szCs w:val="24"/>
        </w:rPr>
        <w:t xml:space="preserve"> </w:t>
      </w:r>
    </w:p>
    <w:p>
      <w:pPr>
        <w:pStyle w:val="Normal"/>
        <w:spacing w:lineRule="auto" w:line="360"/>
        <w:rPr>
          <w:rFonts w:cs="Arial"/>
          <w:szCs w:val="24"/>
        </w:rPr>
      </w:pPr>
      <w:r>
        <w:rPr>
          <w:rFonts w:cs="Arial"/>
          <w:szCs w:val="24"/>
        </w:rPr>
        <w:t>Signature:_________________________________</w:t>
        <w:tab/>
        <w:tab/>
        <w:t xml:space="preserve">Print Name: </w:t>
      </w:r>
      <w:r>
        <w:fldChar w:fldCharType="begin">
          <w:ffData>
            <w:name w:val="User_Title_3"/>
            <w:enabled/>
            <w:calcOnExit w:val="0"/>
            <w:textInput/>
          </w:ffData>
        </w:fldChar>
      </w:r>
      <w:r>
        <w:rPr>
          <w:szCs w:val="24"/>
          <w:rFonts w:cs="Arial"/>
        </w:rPr>
        <w:instrText xml:space="preserve"> FORMTEXT </w:instrText>
      </w:r>
      <w:r>
        <w:rPr>
          <w:rFonts w:cs="Arial"/>
          <w:szCs w:val="24"/>
        </w:rPr>
      </w:r>
      <w:r>
        <w:rPr>
          <w:szCs w:val="24"/>
          <w:rFonts w:cs="Arial"/>
        </w:rPr>
        <w:fldChar w:fldCharType="separate"/>
      </w:r>
      <w:r>
        <w:rPr>
          <w:rFonts w:cs="Arial"/>
          <w:szCs w:val="24"/>
        </w:rPr>
        <w:t>User Title</w:t>
      </w:r>
      <w:r>
        <w:rPr>
          <w:rFonts w:cs="Arial"/>
          <w:szCs w:val="24"/>
        </w:rPr>
      </w:r>
      <w:r>
        <w:rPr>
          <w:szCs w:val="24"/>
          <w:rFonts w:cs="Arial"/>
        </w:rPr>
        <w:fldChar w:fldCharType="end"/>
      </w:r>
      <w:r>
        <w:rPr>
          <w:rFonts w:cs="Arial"/>
          <w:szCs w:val="24"/>
        </w:rPr>
        <w:t xml:space="preserve"> </w:t>
      </w:r>
      <w:r>
        <w:fldChar w:fldCharType="begin">
          <w:ffData>
            <w:name w:val="User_Name_3"/>
            <w:enabled/>
            <w:calcOnExit w:val="0"/>
            <w:textInput/>
          </w:ffData>
        </w:fldChar>
      </w:r>
      <w:r>
        <w:rPr>
          <w:szCs w:val="24"/>
          <w:rFonts w:cs="Arial"/>
        </w:rPr>
        <w:instrText xml:space="preserve"> FORMTEXT </w:instrText>
      </w:r>
      <w:r>
        <w:rPr>
          <w:rFonts w:cs="Arial"/>
          <w:szCs w:val="24"/>
        </w:rPr>
      </w:r>
      <w:r>
        <w:rPr>
          <w:szCs w:val="24"/>
          <w:rFonts w:cs="Arial"/>
        </w:rPr>
        <w:fldChar w:fldCharType="separate"/>
      </w:r>
      <w:r>
        <w:rPr>
          <w:rFonts w:cs="Arial"/>
          <w:szCs w:val="24"/>
        </w:rPr>
        <w:t>User Name</w:t>
      </w:r>
      <w:r>
        <w:rPr>
          <w:rFonts w:cs="Arial"/>
          <w:szCs w:val="24"/>
        </w:rPr>
      </w:r>
      <w:r>
        <w:rPr>
          <w:szCs w:val="24"/>
          <w:rFonts w:cs="Arial"/>
        </w:rPr>
        <w:fldChar w:fldCharType="end"/>
      </w:r>
      <w:r>
        <w:rPr>
          <w:rFonts w:cs="Arial"/>
          <w:szCs w:val="24"/>
        </w:rPr>
        <w:t xml:space="preserve"> </w:t>
      </w:r>
    </w:p>
    <w:p>
      <w:pPr>
        <w:pStyle w:val="Normal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6" w:color="000000"/>
          <w:right w:val="single" w:sz="4" w:space="16" w:color="000000"/>
        </w:pBdr>
        <w:spacing w:lineRule="auto" w:line="360"/>
        <w:rPr>
          <w:rFonts w:cs="Arial"/>
          <w:b/>
          <w:szCs w:val="24"/>
        </w:rPr>
      </w:pPr>
      <w:r>
        <w:rPr>
          <w:rFonts w:cs="Arial"/>
          <w:b/>
          <w:szCs w:val="24"/>
        </w:rPr>
        <w:t>Patient details: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6" w:color="000000"/>
          <w:right w:val="single" w:sz="4" w:space="16" w:color="000000"/>
        </w:pBdr>
        <w:spacing w:lineRule="auto" w:line="360"/>
        <w:rPr>
          <w:rFonts w:cs="Arial"/>
          <w:szCs w:val="24"/>
        </w:rPr>
      </w:pPr>
      <w:r>
        <w:rPr>
          <w:rFonts w:cs="Arial"/>
          <w:szCs w:val="24"/>
        </w:rPr>
        <w:t xml:space="preserve">Name: </w:t>
      </w:r>
      <w:r>
        <w:fldChar w:fldCharType="begin">
          <w:ffData>
            <w:name w:val="Forenames_1"/>
            <w:enabled/>
            <w:calcOnExit w:val="0"/>
            <w:textInput/>
          </w:ffData>
        </w:fldChar>
      </w:r>
      <w:r>
        <w:rPr>
          <w:szCs w:val="24"/>
          <w:rFonts w:cs="Arial"/>
        </w:rPr>
        <w:instrText xml:space="preserve"> FORMTEXT </w:instrText>
      </w:r>
      <w:r>
        <w:rPr>
          <w:rFonts w:cs="Arial"/>
          <w:szCs w:val="24"/>
        </w:rPr>
      </w:r>
      <w:r>
        <w:rPr>
          <w:szCs w:val="24"/>
          <w:rFonts w:cs="Arial"/>
        </w:rPr>
        <w:fldChar w:fldCharType="separate"/>
      </w:r>
      <w:r>
        <w:rPr>
          <w:rFonts w:cs="Arial"/>
          <w:szCs w:val="24"/>
        </w:rPr>
        <w:t>Forenames</w:t>
      </w:r>
      <w:r>
        <w:rPr>
          <w:rFonts w:cs="Arial"/>
          <w:szCs w:val="24"/>
        </w:rPr>
      </w:r>
      <w:r>
        <w:rPr>
          <w:szCs w:val="24"/>
          <w:rFonts w:cs="Arial"/>
        </w:rPr>
        <w:fldChar w:fldCharType="end"/>
      </w:r>
      <w:r>
        <w:rPr>
          <w:rFonts w:cs="Arial"/>
          <w:szCs w:val="24"/>
        </w:rPr>
        <w:t xml:space="preserve"> </w:t>
      </w:r>
      <w:r>
        <w:fldChar w:fldCharType="begin">
          <w:ffData>
            <w:name w:val="Surname_1"/>
            <w:enabled/>
            <w:calcOnExit w:val="0"/>
            <w:textInput/>
          </w:ffData>
        </w:fldChar>
      </w:r>
      <w:r>
        <w:rPr>
          <w:szCs w:val="24"/>
          <w:rFonts w:cs="Arial"/>
        </w:rPr>
        <w:instrText xml:space="preserve"> FORMTEXT </w:instrText>
      </w:r>
      <w:r>
        <w:rPr>
          <w:rFonts w:cs="Arial"/>
          <w:szCs w:val="24"/>
        </w:rPr>
      </w:r>
      <w:r>
        <w:rPr>
          <w:szCs w:val="24"/>
          <w:rFonts w:cs="Arial"/>
        </w:rPr>
        <w:fldChar w:fldCharType="separate"/>
      </w:r>
      <w:r>
        <w:rPr>
          <w:rFonts w:cs="Arial"/>
          <w:szCs w:val="24"/>
        </w:rPr>
        <w:t>Surname</w:t>
      </w:r>
      <w:r>
        <w:rPr>
          <w:rFonts w:cs="Arial"/>
          <w:szCs w:val="24"/>
        </w:rPr>
      </w:r>
      <w:r>
        <w:rPr>
          <w:szCs w:val="24"/>
          <w:rFonts w:cs="Arial"/>
        </w:rPr>
        <w:fldChar w:fldCharType="end"/>
      </w:r>
      <w:r>
        <w:rPr>
          <w:rFonts w:cs="Arial"/>
          <w:szCs w:val="24"/>
        </w:rPr>
        <w:t xml:space="preserve"> </w:t>
        <w:tab/>
        <w:t xml:space="preserve">Rank: </w:t>
      </w:r>
      <w:r>
        <w:fldChar w:fldCharType="begin">
          <w:ffData>
            <w:name w:val="Title_1"/>
            <w:enabled/>
            <w:calcOnExit w:val="0"/>
            <w:textInput/>
          </w:ffData>
        </w:fldChar>
      </w:r>
      <w:r>
        <w:rPr>
          <w:szCs w:val="24"/>
          <w:rFonts w:cs="Arial"/>
        </w:rPr>
        <w:instrText xml:space="preserve"> FORMTEXT </w:instrText>
      </w:r>
      <w:r>
        <w:rPr>
          <w:rFonts w:cs="Arial"/>
          <w:szCs w:val="24"/>
        </w:rPr>
      </w:r>
      <w:r>
        <w:rPr>
          <w:szCs w:val="24"/>
          <w:rFonts w:cs="Arial"/>
        </w:rPr>
        <w:fldChar w:fldCharType="separate"/>
      </w:r>
      <w:r>
        <w:rPr>
          <w:rFonts w:cs="Arial"/>
          <w:szCs w:val="24"/>
        </w:rPr>
        <w:t>Rank/Title</w:t>
      </w:r>
      <w:r>
        <w:rPr>
          <w:rFonts w:cs="Arial"/>
          <w:szCs w:val="24"/>
        </w:rPr>
      </w:r>
      <w:r>
        <w:rPr>
          <w:szCs w:val="24"/>
          <w:rFonts w:cs="Arial"/>
        </w:rPr>
        <w:fldChar w:fldCharType="end"/>
      </w:r>
      <w:r>
        <w:rPr>
          <w:rFonts w:cs="Arial"/>
          <w:szCs w:val="24"/>
        </w:rPr>
        <w:t xml:space="preserve">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6" w:color="000000"/>
          <w:right w:val="single" w:sz="4" w:space="16" w:color="000000"/>
        </w:pBdr>
        <w:spacing w:lineRule="auto" w:line="360"/>
        <w:rPr>
          <w:rFonts w:cs="Arial"/>
          <w:szCs w:val="24"/>
        </w:rPr>
      </w:pPr>
      <w:r>
        <w:rPr>
          <w:rFonts w:cs="Arial"/>
          <w:szCs w:val="24"/>
        </w:rPr>
        <w:t xml:space="preserve">Date of Birth: </w:t>
      </w:r>
      <w:r>
        <w:fldChar w:fldCharType="begin">
          <w:ffData>
            <w:name w:val="DOB_1"/>
            <w:enabled/>
            <w:calcOnExit w:val="0"/>
            <w:textInput/>
          </w:ffData>
        </w:fldChar>
      </w:r>
      <w:r>
        <w:rPr>
          <w:szCs w:val="24"/>
          <w:rFonts w:cs="Arial"/>
        </w:rPr>
        <w:instrText xml:space="preserve"> FORMTEXT </w:instrText>
      </w:r>
      <w:r>
        <w:rPr>
          <w:rFonts w:cs="Arial"/>
          <w:szCs w:val="24"/>
        </w:rPr>
      </w:r>
      <w:r>
        <w:rPr>
          <w:szCs w:val="24"/>
          <w:rFonts w:cs="Arial"/>
        </w:rPr>
        <w:fldChar w:fldCharType="separate"/>
      </w:r>
      <w:r>
        <w:rPr>
          <w:rFonts w:cs="Arial"/>
          <w:szCs w:val="24"/>
        </w:rPr>
        <w:t>DOB</w:t>
      </w:r>
      <w:r>
        <w:rPr>
          <w:rFonts w:cs="Arial"/>
          <w:szCs w:val="24"/>
        </w:rPr>
      </w:r>
      <w:r>
        <w:rPr>
          <w:szCs w:val="24"/>
          <w:rFonts w:cs="Arial"/>
        </w:rPr>
        <w:fldChar w:fldCharType="end"/>
      </w:r>
      <w:r>
        <w:rPr>
          <w:rFonts w:cs="Arial"/>
          <w:szCs w:val="24"/>
        </w:rPr>
        <w:t xml:space="preserve"> </w:t>
        <w:tab/>
        <w:tab/>
        <w:t xml:space="preserve">Service No: </w:t>
      </w:r>
      <w:r>
        <w:fldChar w:fldCharType="begin">
          <w:ffData>
            <w:name w:val="Service_No_1"/>
            <w:enabled/>
            <w:calcOnExit w:val="0"/>
            <w:textInput/>
          </w:ffData>
        </w:fldChar>
      </w:r>
      <w:r>
        <w:rPr>
          <w:szCs w:val="24"/>
          <w:rFonts w:cs="Arial"/>
        </w:rPr>
        <w:instrText xml:space="preserve"> FORMTEXT </w:instrText>
      </w:r>
      <w:r>
        <w:rPr>
          <w:rFonts w:cs="Arial"/>
          <w:szCs w:val="24"/>
        </w:rPr>
      </w:r>
      <w:r>
        <w:rPr>
          <w:szCs w:val="24"/>
          <w:rFonts w:cs="Arial"/>
        </w:rPr>
        <w:fldChar w:fldCharType="separate"/>
      </w:r>
      <w:r>
        <w:rPr>
          <w:rFonts w:cs="Arial"/>
          <w:szCs w:val="24"/>
        </w:rPr>
        <w:t>Service Number</w:t>
      </w:r>
      <w:r>
        <w:rPr>
          <w:rFonts w:cs="Arial"/>
          <w:szCs w:val="24"/>
        </w:rPr>
      </w:r>
      <w:r>
        <w:rPr>
          <w:szCs w:val="24"/>
          <w:rFonts w:cs="Arial"/>
        </w:rPr>
        <w:fldChar w:fldCharType="end"/>
      </w:r>
      <w:r>
        <w:rPr>
          <w:rFonts w:cs="Arial"/>
          <w:szCs w:val="24"/>
        </w:rPr>
        <w:t xml:space="preserve">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6" w:color="000000"/>
          <w:right w:val="single" w:sz="4" w:space="16" w:color="000000"/>
        </w:pBdr>
        <w:spacing w:lineRule="auto" w:line="360"/>
        <w:rPr>
          <w:rFonts w:cs="Arial"/>
          <w:szCs w:val="24"/>
        </w:rPr>
      </w:pPr>
      <w:r>
        <w:rPr>
          <w:rFonts w:cs="Arial"/>
          <w:szCs w:val="24"/>
        </w:rPr>
        <w:t xml:space="preserve">Home Address: </w:t>
      </w:r>
      <w:r>
        <w:fldChar w:fldCharType="begin">
          <w:ffData>
            <w:name w:val="Home_Base_Addr_L_1"/>
            <w:enabled/>
            <w:calcOnExit w:val="0"/>
            <w:textInput/>
          </w:ffData>
        </w:fldChar>
      </w:r>
      <w:r>
        <w:rPr>
          <w:szCs w:val="24"/>
          <w:rFonts w:cs="Arial"/>
        </w:rPr>
        <w:instrText xml:space="preserve"> FORMTEXT </w:instrText>
      </w:r>
      <w:r>
        <w:rPr>
          <w:rFonts w:cs="Arial"/>
          <w:szCs w:val="24"/>
        </w:rPr>
      </w:r>
      <w:r>
        <w:rPr>
          <w:szCs w:val="24"/>
          <w:rFonts w:cs="Arial"/>
        </w:rPr>
        <w:fldChar w:fldCharType="separate"/>
      </w:r>
      <w:r>
        <w:rPr>
          <w:rFonts w:cs="Arial"/>
          <w:szCs w:val="24"/>
        </w:rPr>
        <w:t>Home (Base) Address List</w:t>
      </w:r>
      <w:r>
        <w:rPr>
          <w:rFonts w:cs="Arial"/>
          <w:szCs w:val="24"/>
        </w:rPr>
      </w:r>
      <w:r>
        <w:rPr>
          <w:szCs w:val="24"/>
          <w:rFonts w:cs="Arial"/>
        </w:rPr>
        <w:fldChar w:fldCharType="end"/>
      </w:r>
      <w:r>
        <w:rPr>
          <w:rFonts w:cs="Arial"/>
          <w:szCs w:val="24"/>
        </w:rPr>
        <w:t xml:space="preserve">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6" w:color="000000"/>
          <w:right w:val="single" w:sz="4" w:space="16" w:color="000000"/>
        </w:pBdr>
        <w:spacing w:lineRule="auto" w:line="360"/>
        <w:rPr>
          <w:rFonts w:cs="Arial"/>
          <w:szCs w:val="24"/>
        </w:rPr>
      </w:pPr>
      <w:r>
        <w:rPr>
          <w:rFonts w:cs="Arial"/>
          <w:szCs w:val="24"/>
        </w:rPr>
        <w:t>Contact Number:</w:t>
        <w:tab/>
      </w:r>
      <w:r>
        <w:fldChar w:fldCharType="begin">
          <w:ffData>
            <w:name w:val="Home_Telphone_1"/>
            <w:enabled/>
            <w:calcOnExit w:val="0"/>
            <w:textInput/>
          </w:ffData>
        </w:fldChar>
      </w:r>
      <w:r>
        <w:rPr>
          <w:szCs w:val="24"/>
          <w:rFonts w:cs="Arial"/>
        </w:rPr>
        <w:instrText xml:space="preserve"> FORMTEXT </w:instrText>
      </w:r>
      <w:r>
        <w:rPr>
          <w:rFonts w:cs="Arial"/>
          <w:szCs w:val="24"/>
        </w:rPr>
      </w:r>
      <w:r>
        <w:rPr>
          <w:szCs w:val="24"/>
          <w:rFonts w:cs="Arial"/>
        </w:rPr>
        <w:fldChar w:fldCharType="separate"/>
      </w:r>
      <w:r>
        <w:rPr>
          <w:rFonts w:cs="Arial"/>
          <w:szCs w:val="24"/>
        </w:rPr>
        <w:t>Home Telephone</w:t>
      </w:r>
      <w:r>
        <w:rPr>
          <w:rFonts w:cs="Arial"/>
          <w:szCs w:val="24"/>
        </w:rPr>
      </w:r>
      <w:r>
        <w:rPr>
          <w:szCs w:val="24"/>
          <w:rFonts w:cs="Arial"/>
        </w:rPr>
        <w:fldChar w:fldCharType="end"/>
      </w:r>
      <w:r>
        <w:rPr>
          <w:rFonts w:cs="Arial"/>
          <w:szCs w:val="24"/>
        </w:rPr>
        <w:t xml:space="preserve">        Mobile No: (priority) </w:t>
      </w:r>
      <w:r>
        <w:fldChar w:fldCharType="begin">
          <w:ffData>
            <w:name w:val="Mobile_Telephone_1"/>
            <w:enabled/>
            <w:calcOnExit w:val="0"/>
            <w:textInput/>
          </w:ffData>
        </w:fldChar>
      </w:r>
      <w:r>
        <w:rPr>
          <w:szCs w:val="24"/>
          <w:rFonts w:cs="Arial"/>
        </w:rPr>
        <w:instrText xml:space="preserve"> FORMTEXT </w:instrText>
      </w:r>
      <w:r>
        <w:rPr>
          <w:rFonts w:cs="Arial"/>
          <w:szCs w:val="24"/>
        </w:rPr>
      </w:r>
      <w:r>
        <w:rPr>
          <w:szCs w:val="24"/>
          <w:rFonts w:cs="Arial"/>
        </w:rPr>
        <w:fldChar w:fldCharType="separate"/>
      </w:r>
      <w:r>
        <w:rPr>
          <w:rFonts w:cs="Arial"/>
          <w:szCs w:val="24"/>
        </w:rPr>
        <w:t>Mobile Telephone</w:t>
      </w:r>
      <w:r>
        <w:rPr>
          <w:rFonts w:cs="Arial"/>
          <w:szCs w:val="24"/>
        </w:rPr>
      </w:r>
      <w:r>
        <w:rPr>
          <w:szCs w:val="24"/>
          <w:rFonts w:cs="Arial"/>
        </w:rPr>
        <w:fldChar w:fldCharType="end"/>
      </w:r>
      <w:r>
        <w:rPr>
          <w:rFonts w:cs="Arial"/>
          <w:szCs w:val="24"/>
        </w:rPr>
        <w:t xml:space="preserve">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6" w:color="000000"/>
          <w:right w:val="single" w:sz="4" w:space="16" w:color="000000"/>
        </w:pBdr>
        <w:spacing w:lineRule="auto" w:line="36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6" w:color="000000"/>
          <w:right w:val="single" w:sz="4" w:space="16" w:color="000000"/>
        </w:pBdr>
        <w:spacing w:lineRule="auto" w:line="360"/>
        <w:rPr>
          <w:rFonts w:cs="Arial"/>
          <w:szCs w:val="24"/>
        </w:rPr>
      </w:pPr>
      <w:r>
        <w:rPr>
          <w:rFonts w:cs="Arial"/>
          <w:szCs w:val="24"/>
        </w:rPr>
        <w:t xml:space="preserve">Unit: </w:t>
      </w:r>
      <w:r>
        <w:fldChar w:fldCharType="begin">
          <w:ffData>
            <w:name w:val="Sub_Unit_1"/>
            <w:enabled/>
            <w:calcOnExit w:val="0"/>
            <w:textInput/>
          </w:ffData>
        </w:fldChar>
      </w:r>
      <w:r>
        <w:rPr>
          <w:szCs w:val="24"/>
          <w:rFonts w:cs="Arial"/>
        </w:rPr>
        <w:instrText xml:space="preserve"> FORMTEXT </w:instrText>
      </w:r>
      <w:r>
        <w:rPr>
          <w:rFonts w:cs="Arial"/>
          <w:szCs w:val="24"/>
        </w:rPr>
      </w:r>
      <w:r>
        <w:rPr>
          <w:szCs w:val="24"/>
          <w:rFonts w:cs="Arial"/>
        </w:rPr>
        <w:fldChar w:fldCharType="separate"/>
      </w:r>
      <w:r>
        <w:rPr>
          <w:rFonts w:cs="Arial"/>
          <w:szCs w:val="24"/>
        </w:rPr>
        <w:t>Organisation Name</w:t>
      </w:r>
      <w:r>
        <w:rPr>
          <w:rFonts w:cs="Arial"/>
          <w:szCs w:val="24"/>
        </w:rPr>
      </w:r>
      <w:r>
        <w:rPr>
          <w:szCs w:val="24"/>
          <w:rFonts w:cs="Arial"/>
        </w:rPr>
        <w:fldChar w:fldCharType="end"/>
      </w:r>
      <w:r>
        <w:rPr>
          <w:rFonts w:cs="Arial"/>
          <w:szCs w:val="24"/>
        </w:rPr>
        <w:t xml:space="preserve">                       PRU/PRO:______________________________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6" w:color="000000"/>
          <w:right w:val="single" w:sz="4" w:space="16" w:color="000000"/>
        </w:pBdr>
        <w:spacing w:lineRule="auto" w:line="360"/>
        <w:rPr>
          <w:rFonts w:cs="Arial"/>
          <w:szCs w:val="24"/>
        </w:rPr>
      </w:pPr>
      <w:r>
        <w:rPr>
          <w:rFonts w:cs="Arial"/>
          <w:szCs w:val="24"/>
        </w:rPr>
        <w:t xml:space="preserve">Unit Contact Details: </w:t>
      </w:r>
      <w:r>
        <w:fldChar w:fldCharType="begin">
          <w:ffData>
            <w:name w:val="Patient_Address_L_1"/>
            <w:enabled/>
            <w:calcOnExit w:val="0"/>
            <w:textInput/>
          </w:ffData>
        </w:fldChar>
      </w:r>
      <w:r>
        <w:rPr>
          <w:szCs w:val="24"/>
          <w:rFonts w:cs="Arial"/>
        </w:rPr>
        <w:instrText xml:space="preserve"> FORMTEXT </w:instrText>
      </w:r>
      <w:r>
        <w:rPr>
          <w:rFonts w:cs="Arial"/>
          <w:szCs w:val="24"/>
        </w:rPr>
      </w:r>
      <w:r>
        <w:rPr>
          <w:szCs w:val="24"/>
          <w:rFonts w:cs="Arial"/>
        </w:rPr>
        <w:fldChar w:fldCharType="separate"/>
      </w:r>
      <w:r>
        <w:rPr>
          <w:rFonts w:cs="Arial"/>
          <w:szCs w:val="24"/>
        </w:rPr>
        <w:t>Contact Address List</w:t>
      </w:r>
      <w:r>
        <w:rPr>
          <w:rFonts w:cs="Arial"/>
          <w:szCs w:val="24"/>
        </w:rPr>
      </w:r>
      <w:r>
        <w:rPr>
          <w:szCs w:val="24"/>
          <w:rFonts w:cs="Arial"/>
        </w:rPr>
        <w:fldChar w:fldCharType="end"/>
      </w:r>
      <w:r>
        <w:rPr>
          <w:rFonts w:cs="Arial"/>
          <w:szCs w:val="24"/>
        </w:rPr>
        <w:t xml:space="preserve">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6" w:color="000000"/>
          <w:right w:val="single" w:sz="4" w:space="16" w:color="000000"/>
        </w:pBdr>
        <w:spacing w:lineRule="auto" w:line="36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6" w:color="000000"/>
          <w:right w:val="single" w:sz="4" w:space="16" w:color="000000"/>
        </w:pBdr>
        <w:spacing w:lineRule="auto" w:line="360"/>
        <w:rPr>
          <w:rFonts w:cs="Arial"/>
          <w:szCs w:val="24"/>
        </w:rPr>
      </w:pPr>
      <w:r>
        <w:rPr>
          <w:rFonts w:cs="Arial"/>
          <w:szCs w:val="24"/>
        </w:rPr>
        <w:t>PRU/PRO: Contact Details:_______________________________________________________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6" w:color="000000"/>
          <w:right w:val="single" w:sz="4" w:space="16" w:color="000000"/>
        </w:pBdr>
        <w:spacing w:lineRule="auto" w:line="360"/>
        <w:rPr>
          <w:rFonts w:cs="Arial"/>
          <w:szCs w:val="24"/>
        </w:rPr>
      </w:pPr>
      <w:r>
        <w:rPr>
          <w:rFonts w:cs="Arial"/>
          <w:szCs w:val="24"/>
        </w:rPr>
        <w:t>Email _______________________________________</w:t>
      </w:r>
    </w:p>
    <w:p>
      <w:pPr>
        <w:pStyle w:val="Normal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rPr>
          <w:rFonts w:cs="Arial"/>
          <w:b/>
          <w:szCs w:val="24"/>
          <w:lang w:val="en-GB" w:eastAsia="en-GB"/>
        </w:rPr>
      </w:pPr>
      <w:r>
        <w:rPr>
          <w:rFonts w:cs="Arial"/>
          <w:b/>
          <w:szCs w:val="24"/>
          <w:lang w:val="en-GB" w:eastAsia="en-GB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-177800</wp:posOffset>
                </wp:positionH>
                <wp:positionV relativeFrom="paragraph">
                  <wp:posOffset>80010</wp:posOffset>
                </wp:positionV>
                <wp:extent cx="6562090" cy="270192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2090" cy="270192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360"/>
                              <w:rPr/>
                            </w:pPr>
                            <w:r>
                              <w:rPr>
                                <w:b/>
                              </w:rPr>
                              <w:t>Next of Kin details</w:t>
                            </w:r>
                            <w:r>
                              <w:rPr/>
                              <w:t>:</w: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rPr/>
                            </w:pPr>
                            <w:r>
                              <w:rPr/>
                              <w:t>Name __________________________________ _____________________________</w: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rPr/>
                            </w:pPr>
                            <w:r>
                              <w:rPr/>
                              <w:t>Relationship_________________________________</w: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rPr/>
                            </w:pPr>
                            <w:r>
                              <w:rPr/>
                              <w:t>Home Address __________________________________________________________________</w: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rPr/>
                            </w:pPr>
                            <w:r>
                              <w:rPr/>
                              <w:t>______________________________________________________________________________</w: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rPr/>
                            </w:pPr>
                            <w:r>
                              <w:rPr/>
                              <w:t>Contact Number: _________________________</w:t>
                              <w:tab/>
                              <w:t xml:space="preserve">Mobile No: ____________________________ </w: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rPr/>
                            </w:pPr>
                            <w:r>
                              <w:rPr/>
                              <w:t>Dependents _____________________________</w: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rPr/>
                            </w:pPr>
                            <w:r>
                              <w:rPr/>
                              <w:t>Home Assessment detail (if completed) ________________________________________________</w: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rPr/>
                            </w:pPr>
                            <w:r>
                              <w:rPr/>
                              <w:t>Date of Home Assessment __________________</w: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rPr/>
                            </w:pPr>
                            <w:r>
                              <w:rPr/>
                              <w:t>Completed by _______________________________________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516.7pt;height:212.75pt;mso-wrap-distance-left:9.05pt;mso-wrap-distance-right:9.05pt;mso-wrap-distance-top:0pt;mso-wrap-distance-bottom:0pt;margin-top:6.3pt;mso-position-vertical-relative:text;margin-left:-14pt;mso-position-horizontal-relative:text">
                <v:textbox>
                  <w:txbxContent>
                    <w:p>
                      <w:pPr>
                        <w:pStyle w:val="Normal"/>
                        <w:spacing w:lineRule="auto" w:line="360"/>
                        <w:rPr/>
                      </w:pPr>
                      <w:r>
                        <w:rPr>
                          <w:b/>
                        </w:rPr>
                        <w:t>Next of Kin details</w:t>
                      </w:r>
                      <w:r>
                        <w:rPr/>
                        <w:t>:</w:t>
                      </w:r>
                    </w:p>
                    <w:p>
                      <w:pPr>
                        <w:pStyle w:val="Normal"/>
                        <w:spacing w:lineRule="auto" w:line="360"/>
                        <w:rPr/>
                      </w:pPr>
                      <w:r>
                        <w:rPr/>
                        <w:t>Name __________________________________ _____________________________</w:t>
                      </w:r>
                    </w:p>
                    <w:p>
                      <w:pPr>
                        <w:pStyle w:val="Normal"/>
                        <w:spacing w:lineRule="auto" w:line="360"/>
                        <w:rPr/>
                      </w:pPr>
                      <w:r>
                        <w:rPr/>
                        <w:t>Relationship_________________________________</w:t>
                      </w:r>
                    </w:p>
                    <w:p>
                      <w:pPr>
                        <w:pStyle w:val="Normal"/>
                        <w:spacing w:lineRule="auto" w:line="360"/>
                        <w:rPr/>
                      </w:pPr>
                      <w:r>
                        <w:rPr/>
                        <w:t>Home Address __________________________________________________________________</w:t>
                      </w:r>
                    </w:p>
                    <w:p>
                      <w:pPr>
                        <w:pStyle w:val="Normal"/>
                        <w:spacing w:lineRule="auto" w:line="360"/>
                        <w:rPr/>
                      </w:pPr>
                      <w:r>
                        <w:rPr/>
                        <w:t>______________________________________________________________________________</w:t>
                      </w:r>
                    </w:p>
                    <w:p>
                      <w:pPr>
                        <w:pStyle w:val="Normal"/>
                        <w:spacing w:lineRule="auto" w:line="360"/>
                        <w:rPr/>
                      </w:pPr>
                      <w:r>
                        <w:rPr/>
                        <w:t>Contact Number: _________________________</w:t>
                        <w:tab/>
                        <w:t xml:space="preserve">Mobile No: ____________________________ </w:t>
                      </w:r>
                    </w:p>
                    <w:p>
                      <w:pPr>
                        <w:pStyle w:val="Normal"/>
                        <w:spacing w:lineRule="auto" w:line="360"/>
                        <w:rPr/>
                      </w:pPr>
                      <w:r>
                        <w:rPr/>
                        <w:t>Dependents _____________________________</w:t>
                      </w:r>
                    </w:p>
                    <w:p>
                      <w:pPr>
                        <w:pStyle w:val="Normal"/>
                        <w:spacing w:lineRule="auto" w:line="36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spacing w:lineRule="auto" w:line="360"/>
                        <w:rPr/>
                      </w:pPr>
                      <w:r>
                        <w:rPr/>
                        <w:t>Home Assessment detail (if completed) ________________________________________________</w:t>
                      </w:r>
                    </w:p>
                    <w:p>
                      <w:pPr>
                        <w:pStyle w:val="Normal"/>
                        <w:spacing w:lineRule="auto" w:line="360"/>
                        <w:rPr/>
                      </w:pPr>
                      <w:r>
                        <w:rPr/>
                        <w:t>Date of Home Assessment __________________</w:t>
                      </w:r>
                    </w:p>
                    <w:p>
                      <w:pPr>
                        <w:pStyle w:val="Normal"/>
                        <w:spacing w:lineRule="auto" w:line="360"/>
                        <w:rPr/>
                      </w:pPr>
                      <w:r>
                        <w:rPr/>
                        <w:t>Completed by _______________________________________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rPr>
          <w:rFonts w:cs="Arial"/>
          <w:szCs w:val="24"/>
        </w:rPr>
      </w:pPr>
      <w:r>
        <w:rPr>
          <w:rFonts w:cs="Arial"/>
          <w:szCs w:val="24"/>
        </w:rPr>
      </w:r>
    </w:p>
    <w:tbl>
      <w:tblPr>
        <w:tblW w:w="10440" w:type="dxa"/>
        <w:jc w:val="start"/>
        <w:tblInd w:w="-7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07"/>
        <w:gridCol w:w="1735"/>
        <w:gridCol w:w="2498"/>
        <w:gridCol w:w="2700"/>
      </w:tblGrid>
      <w:tr>
        <w:trPr>
          <w:trHeight w:val="285" w:hRule="atLeast"/>
        </w:trPr>
        <w:tc>
          <w:tcPr>
            <w:tcW w:w="3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Referring Treating Team:</w:t>
            </w:r>
          </w:p>
        </w:tc>
        <w:tc>
          <w:tcPr>
            <w:tcW w:w="1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Name</w:t>
            </w:r>
          </w:p>
        </w:tc>
        <w:tc>
          <w:tcPr>
            <w:tcW w:w="2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Contact No: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Email</w:t>
            </w:r>
          </w:p>
        </w:tc>
      </w:tr>
      <w:tr>
        <w:trPr>
          <w:trHeight w:val="285" w:hRule="atLeast"/>
        </w:trPr>
        <w:tc>
          <w:tcPr>
            <w:tcW w:w="3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Rehabilitation Consultant:</w:t>
            </w:r>
          </w:p>
        </w:tc>
        <w:tc>
          <w:tcPr>
            <w:tcW w:w="1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  <w:tc>
          <w:tcPr>
            <w:tcW w:w="2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</w:tr>
      <w:tr>
        <w:trPr>
          <w:trHeight w:val="285" w:hRule="atLeast"/>
        </w:trPr>
        <w:tc>
          <w:tcPr>
            <w:tcW w:w="3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Surgical Consultant:</w:t>
            </w:r>
          </w:p>
        </w:tc>
        <w:tc>
          <w:tcPr>
            <w:tcW w:w="1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  <w:tc>
          <w:tcPr>
            <w:tcW w:w="2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</w:tr>
      <w:tr>
        <w:trPr>
          <w:trHeight w:val="271" w:hRule="atLeast"/>
        </w:trPr>
        <w:tc>
          <w:tcPr>
            <w:tcW w:w="3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Physiotherapist:</w:t>
            </w:r>
          </w:p>
        </w:tc>
        <w:tc>
          <w:tcPr>
            <w:tcW w:w="1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  <w:tc>
          <w:tcPr>
            <w:tcW w:w="2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</w:tr>
      <w:tr>
        <w:trPr>
          <w:trHeight w:val="285" w:hRule="atLeast"/>
        </w:trPr>
        <w:tc>
          <w:tcPr>
            <w:tcW w:w="3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Occupational Therapist:</w:t>
            </w:r>
          </w:p>
        </w:tc>
        <w:tc>
          <w:tcPr>
            <w:tcW w:w="1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  <w:tc>
          <w:tcPr>
            <w:tcW w:w="2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</w:tr>
      <w:tr>
        <w:trPr>
          <w:trHeight w:val="285" w:hRule="atLeast"/>
        </w:trPr>
        <w:tc>
          <w:tcPr>
            <w:tcW w:w="3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Social Worker:</w:t>
            </w:r>
          </w:p>
        </w:tc>
        <w:tc>
          <w:tcPr>
            <w:tcW w:w="1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  <w:tc>
          <w:tcPr>
            <w:tcW w:w="2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</w:tr>
      <w:tr>
        <w:trPr>
          <w:trHeight w:val="271" w:hRule="atLeast"/>
        </w:trPr>
        <w:tc>
          <w:tcPr>
            <w:tcW w:w="3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Speech/Language therapist:</w:t>
            </w:r>
          </w:p>
        </w:tc>
        <w:tc>
          <w:tcPr>
            <w:tcW w:w="1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  <w:tc>
          <w:tcPr>
            <w:tcW w:w="2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</w:tr>
      <w:tr>
        <w:trPr>
          <w:trHeight w:val="285" w:hRule="atLeast"/>
        </w:trPr>
        <w:tc>
          <w:tcPr>
            <w:tcW w:w="3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Neuro-psychologist:</w:t>
            </w:r>
          </w:p>
        </w:tc>
        <w:tc>
          <w:tcPr>
            <w:tcW w:w="1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  <w:tc>
          <w:tcPr>
            <w:tcW w:w="2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</w:tr>
      <w:tr>
        <w:trPr>
          <w:trHeight w:val="285" w:hRule="atLeast"/>
        </w:trPr>
        <w:tc>
          <w:tcPr>
            <w:tcW w:w="3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Dietician:</w:t>
            </w:r>
          </w:p>
        </w:tc>
        <w:tc>
          <w:tcPr>
            <w:tcW w:w="1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  <w:tc>
          <w:tcPr>
            <w:tcW w:w="2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</w:tr>
      <w:tr>
        <w:trPr>
          <w:trHeight w:val="285" w:hRule="atLeast"/>
        </w:trPr>
        <w:tc>
          <w:tcPr>
            <w:tcW w:w="3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"/>
                <w:szCs w:val="24"/>
              </w:rPr>
              <w:t>Other: (</w:t>
            </w:r>
            <w:r>
              <w:rPr>
                <w:rFonts w:cs="Arial"/>
                <w:sz w:val="16"/>
                <w:szCs w:val="16"/>
              </w:rPr>
              <w:t>Stoma Nurse spec. etc)</w:t>
            </w:r>
          </w:p>
        </w:tc>
        <w:tc>
          <w:tcPr>
            <w:tcW w:w="1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6"/>
                <w:szCs w:val="24"/>
              </w:rPr>
            </w:pPr>
            <w:r>
              <w:rPr>
                <w:rFonts w:cs="Arial"/>
                <w:sz w:val="16"/>
                <w:szCs w:val="24"/>
              </w:rPr>
            </w:r>
          </w:p>
        </w:tc>
        <w:tc>
          <w:tcPr>
            <w:tcW w:w="2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</w:tr>
      <w:tr>
        <w:trPr>
          <w:trHeight w:val="285" w:hRule="atLeast"/>
        </w:trPr>
        <w:tc>
          <w:tcPr>
            <w:tcW w:w="3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Community OT/ PT:</w:t>
            </w:r>
          </w:p>
        </w:tc>
        <w:tc>
          <w:tcPr>
            <w:tcW w:w="1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  <w:tc>
          <w:tcPr>
            <w:tcW w:w="2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</w:tr>
      <w:tr>
        <w:trPr>
          <w:trHeight w:val="285" w:hRule="atLeast"/>
        </w:trPr>
        <w:tc>
          <w:tcPr>
            <w:tcW w:w="3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Social services in community</w:t>
            </w:r>
          </w:p>
        </w:tc>
        <w:tc>
          <w:tcPr>
            <w:tcW w:w="1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  <w:tc>
          <w:tcPr>
            <w:tcW w:w="2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</w:tr>
      <w:tr>
        <w:trPr>
          <w:trHeight w:val="285" w:hRule="atLeast"/>
        </w:trPr>
        <w:tc>
          <w:tcPr>
            <w:tcW w:w="3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Wheelchair services</w:t>
            </w:r>
          </w:p>
        </w:tc>
        <w:tc>
          <w:tcPr>
            <w:tcW w:w="1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  <w:tc>
          <w:tcPr>
            <w:tcW w:w="2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</w:tr>
    </w:tbl>
    <w:p>
      <w:pPr>
        <w:pStyle w:val="Normal"/>
        <w:rPr>
          <w:rFonts w:cs="Arial"/>
          <w:szCs w:val="24"/>
        </w:rPr>
      </w:pPr>
      <w:r>
        <w:rPr>
          <w:rFonts w:cs="Arial"/>
          <w:szCs w:val="24"/>
        </w:rPr>
      </w:r>
    </w:p>
    <w:tbl>
      <w:tblPr>
        <w:tblW w:w="1031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32"/>
        <w:gridCol w:w="574"/>
        <w:gridCol w:w="1761"/>
        <w:gridCol w:w="2423"/>
        <w:gridCol w:w="2618"/>
        <w:gridCol w:w="306"/>
      </w:tblGrid>
      <w:tr>
        <w:trPr/>
        <w:tc>
          <w:tcPr>
            <w:tcW w:w="320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History of Presenting Condition</w:t>
            </w:r>
          </w:p>
          <w:p>
            <w:pPr>
              <w:pStyle w:val="Normal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</w:r>
          </w:p>
        </w:tc>
        <w:tc>
          <w:tcPr>
            <w:tcW w:w="710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</w:r>
          </w:p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</w:tr>
      <w:tr>
        <w:trPr/>
        <w:tc>
          <w:tcPr>
            <w:tcW w:w="320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Date of Injury</w:t>
            </w:r>
          </w:p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  <w:tc>
          <w:tcPr>
            <w:tcW w:w="710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</w:tr>
      <w:tr>
        <w:trPr/>
        <w:tc>
          <w:tcPr>
            <w:tcW w:w="320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Mechanism of injury (battle/non battle)</w:t>
            </w:r>
          </w:p>
        </w:tc>
        <w:tc>
          <w:tcPr>
            <w:tcW w:w="710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</w:tr>
      <w:tr>
        <w:trPr>
          <w:trHeight w:val="484" w:hRule="atLeast"/>
        </w:trPr>
        <w:tc>
          <w:tcPr>
            <w:tcW w:w="320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Injuries sustained</w:t>
            </w:r>
          </w:p>
        </w:tc>
        <w:tc>
          <w:tcPr>
            <w:tcW w:w="710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</w:tr>
      <w:tr>
        <w:trPr>
          <w:trHeight w:val="459" w:hRule="atLeast"/>
        </w:trPr>
        <w:tc>
          <w:tcPr>
            <w:tcW w:w="320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Investigations/ Imaging</w:t>
            </w:r>
          </w:p>
        </w:tc>
        <w:tc>
          <w:tcPr>
            <w:tcW w:w="710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</w:tr>
      <w:tr>
        <w:trPr>
          <w:trHeight w:val="463" w:hRule="atLeast"/>
        </w:trPr>
        <w:tc>
          <w:tcPr>
            <w:tcW w:w="320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Surgery and Dates</w:t>
            </w:r>
          </w:p>
        </w:tc>
        <w:tc>
          <w:tcPr>
            <w:tcW w:w="710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</w:tr>
      <w:tr>
        <w:trPr/>
        <w:tc>
          <w:tcPr>
            <w:tcW w:w="320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Post operative Protocols</w:t>
            </w:r>
          </w:p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  <w:tc>
          <w:tcPr>
            <w:tcW w:w="710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</w:tr>
      <w:tr>
        <w:trPr>
          <w:trHeight w:val="575" w:hRule="atLeast"/>
        </w:trPr>
        <w:tc>
          <w:tcPr>
            <w:tcW w:w="320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Planned future surgery</w:t>
            </w:r>
          </w:p>
        </w:tc>
        <w:tc>
          <w:tcPr>
            <w:tcW w:w="710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</w:tr>
      <w:tr>
        <w:trPr/>
        <w:tc>
          <w:tcPr>
            <w:tcW w:w="320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Out patient’s follow-up</w:t>
            </w:r>
          </w:p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  <w:tc>
          <w:tcPr>
            <w:tcW w:w="710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</w:tr>
      <w:tr>
        <w:trPr/>
        <w:tc>
          <w:tcPr>
            <w:tcW w:w="320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PMH</w:t>
            </w:r>
          </w:p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  <w:tc>
          <w:tcPr>
            <w:tcW w:w="710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</w:tr>
      <w:tr>
        <w:trPr>
          <w:trHeight w:val="828" w:hRule="atLeast"/>
        </w:trPr>
        <w:tc>
          <w:tcPr>
            <w:tcW w:w="320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Infection status</w:t>
            </w:r>
          </w:p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  <w:tc>
          <w:tcPr>
            <w:tcW w:w="710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History of MRSA/Acinotobacter/C Diff/ Other (Please note)</w:t>
            </w:r>
          </w:p>
        </w:tc>
      </w:tr>
      <w:tr>
        <w:trPr/>
        <w:tc>
          <w:tcPr>
            <w:tcW w:w="320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Date of Screen</w:t>
            </w:r>
          </w:p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  <w:tc>
          <w:tcPr>
            <w:tcW w:w="710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</w:tr>
      <w:tr>
        <w:trPr/>
        <w:tc>
          <w:tcPr>
            <w:tcW w:w="320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Result</w:t>
            </w:r>
          </w:p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  <w:tc>
          <w:tcPr>
            <w:tcW w:w="710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</w:tr>
      <w:tr>
        <w:trPr/>
        <w:tc>
          <w:tcPr>
            <w:tcW w:w="320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Pre Admission Screen Requested</w:t>
            </w:r>
          </w:p>
        </w:tc>
        <w:tc>
          <w:tcPr>
            <w:tcW w:w="710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Yes/No</w:t>
            </w:r>
          </w:p>
        </w:tc>
      </w:tr>
      <w:tr>
        <w:trPr/>
        <w:tc>
          <w:tcPr>
            <w:tcW w:w="320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Date completed</w:t>
            </w:r>
          </w:p>
        </w:tc>
        <w:tc>
          <w:tcPr>
            <w:tcW w:w="710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</w:tr>
      <w:tr>
        <w:trPr/>
        <w:tc>
          <w:tcPr>
            <w:tcW w:w="320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Result</w:t>
            </w:r>
          </w:p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  <w:tc>
          <w:tcPr>
            <w:tcW w:w="710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</w:tr>
      <w:tr>
        <w:trPr/>
        <w:tc>
          <w:tcPr>
            <w:tcW w:w="2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</w:tcPr>
          <w:p>
            <w:pPr>
              <w:pStyle w:val="DWNormal"/>
              <w:jc w:val="center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  <w:t>Assessment</w:t>
            </w:r>
          </w:p>
          <w:p>
            <w:pPr>
              <w:pStyle w:val="DWNormal"/>
              <w:jc w:val="center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</w:r>
          </w:p>
          <w:p>
            <w:pPr>
              <w:pStyle w:val="DWNormal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(Indicate level of education/support required)</w:t>
            </w:r>
          </w:p>
          <w:p>
            <w:pPr>
              <w:pStyle w:val="DWNormal"/>
              <w:rPr>
                <w:rFonts w:cs="Arial"/>
                <w:b/>
                <w:sz w:val="16"/>
                <w:szCs w:val="16"/>
                <w:u w:val="single"/>
              </w:rPr>
            </w:pPr>
            <w:r>
              <w:rPr>
                <w:rFonts w:cs="Arial"/>
                <w:b/>
                <w:sz w:val="16"/>
                <w:szCs w:val="16"/>
                <w:u w:val="single"/>
              </w:rPr>
            </w:r>
          </w:p>
        </w:tc>
        <w:tc>
          <w:tcPr>
            <w:tcW w:w="233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</w:tcPr>
          <w:p>
            <w:pPr>
              <w:pStyle w:val="DWNormal"/>
              <w:jc w:val="center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  <w:t xml:space="preserve">Equipment Required </w:t>
            </w:r>
          </w:p>
          <w:p>
            <w:pPr>
              <w:pStyle w:val="DWNormal"/>
              <w:jc w:val="center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</w:r>
          </w:p>
          <w:p>
            <w:pPr>
              <w:pStyle w:val="DWNormal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(Detail Specification)</w:t>
            </w:r>
          </w:p>
        </w:tc>
        <w:tc>
          <w:tcPr>
            <w:tcW w:w="2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</w:tcPr>
          <w:p>
            <w:pPr>
              <w:pStyle w:val="DWNormal"/>
              <w:jc w:val="center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  <w:t xml:space="preserve">Equipment Order details </w:t>
            </w:r>
          </w:p>
          <w:p>
            <w:pPr>
              <w:pStyle w:val="DWNormal"/>
              <w:jc w:val="center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</w:r>
          </w:p>
          <w:p>
            <w:pPr>
              <w:pStyle w:val="DWNormal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(Order details,Date,Signature)</w:t>
            </w:r>
          </w:p>
        </w:tc>
        <w:tc>
          <w:tcPr>
            <w:tcW w:w="2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</w:tcPr>
          <w:p>
            <w:pPr>
              <w:pStyle w:val="DWNormal"/>
              <w:jc w:val="center"/>
              <w:rPr>
                <w:rFonts w:cs="Arial"/>
                <w:b/>
                <w:sz w:val="16"/>
                <w:szCs w:val="16"/>
                <w:u w:val="single"/>
              </w:rPr>
            </w:pPr>
            <w:r>
              <w:rPr>
                <w:rFonts w:cs="Arial"/>
                <w:b/>
                <w:u w:val="single"/>
              </w:rPr>
              <w:t>Equipment Arrival details</w:t>
            </w:r>
          </w:p>
          <w:p>
            <w:pPr>
              <w:pStyle w:val="DWNormal"/>
              <w:rPr>
                <w:rFonts w:cs="Arial"/>
                <w:b/>
                <w:sz w:val="16"/>
                <w:szCs w:val="16"/>
                <w:u w:val="single"/>
              </w:rPr>
            </w:pPr>
            <w:r>
              <w:rPr>
                <w:rFonts w:cs="Arial"/>
                <w:b/>
                <w:sz w:val="16"/>
                <w:szCs w:val="16"/>
                <w:u w:val="single"/>
              </w:rPr>
            </w:r>
          </w:p>
          <w:p>
            <w:pPr>
              <w:pStyle w:val="DWNormal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(Arrival date, Location, Signature)</w:t>
            </w:r>
          </w:p>
        </w:tc>
        <w:tc>
          <w:tcPr>
            <w:tcW w:w="306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cs="Arial"/>
                <w:sz w:val="20"/>
                <w:szCs w:val="16"/>
              </w:rPr>
            </w:pPr>
            <w:r>
              <w:rPr>
                <w:rFonts w:cs="Arial"/>
                <w:sz w:val="20"/>
                <w:szCs w:val="16"/>
              </w:rPr>
            </w:r>
          </w:p>
        </w:tc>
      </w:tr>
      <w:tr>
        <w:trPr/>
        <w:tc>
          <w:tcPr>
            <w:tcW w:w="2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  <w:t>Hygiene/Dressing</w:t>
            </w:r>
          </w:p>
          <w:p>
            <w:pPr>
              <w:pStyle w:val="DWNormal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</w:r>
          </w:p>
          <w:p>
            <w:pPr>
              <w:pStyle w:val="DWNormal"/>
              <w:numPr>
                <w:ilvl w:val="0"/>
                <w:numId w:val="4"/>
              </w:numPr>
              <w:textAlignment w:val="auto"/>
              <w:rPr>
                <w:rFonts w:cs="Arial"/>
                <w:sz w:val="16"/>
                <w:szCs w:val="16"/>
                <w:u w:val="single"/>
              </w:rPr>
            </w:pPr>
            <w:r>
              <w:rPr>
                <w:rFonts w:cs="Arial"/>
                <w:sz w:val="16"/>
                <w:szCs w:val="16"/>
                <w:u w:val="single"/>
              </w:rPr>
              <w:t>Level of independence</w:t>
            </w:r>
          </w:p>
          <w:p>
            <w:pPr>
              <w:pStyle w:val="DWNormal"/>
              <w:rPr>
                <w:rFonts w:cs="Arial"/>
                <w:sz w:val="16"/>
                <w:szCs w:val="16"/>
                <w:u w:val="single"/>
              </w:rPr>
            </w:pPr>
            <w:r>
              <w:rPr>
                <w:rFonts w:cs="Arial"/>
                <w:sz w:val="16"/>
                <w:szCs w:val="16"/>
                <w:u w:val="single"/>
              </w:rPr>
            </w:r>
          </w:p>
          <w:p>
            <w:pPr>
              <w:pStyle w:val="DWNormal"/>
              <w:numPr>
                <w:ilvl w:val="0"/>
                <w:numId w:val="4"/>
              </w:numPr>
              <w:textAlignment w:val="auto"/>
              <w:rPr>
                <w:rFonts w:cs="Arial"/>
                <w:sz w:val="16"/>
                <w:szCs w:val="16"/>
                <w:u w:val="single"/>
              </w:rPr>
            </w:pPr>
            <w:r>
              <w:rPr>
                <w:rFonts w:cs="Arial"/>
                <w:sz w:val="16"/>
                <w:szCs w:val="16"/>
                <w:u w:val="single"/>
              </w:rPr>
              <w:t>Daily Routine</w:t>
            </w:r>
          </w:p>
          <w:p>
            <w:pPr>
              <w:pStyle w:val="DWNormal"/>
              <w:rPr>
                <w:rFonts w:cs="Arial"/>
                <w:sz w:val="16"/>
                <w:szCs w:val="16"/>
                <w:u w:val="single"/>
              </w:rPr>
            </w:pPr>
            <w:r>
              <w:rPr>
                <w:rFonts w:cs="Arial"/>
                <w:sz w:val="16"/>
                <w:szCs w:val="16"/>
                <w:u w:val="single"/>
              </w:rPr>
            </w:r>
          </w:p>
          <w:p>
            <w:pPr>
              <w:pStyle w:val="DWNormal"/>
              <w:numPr>
                <w:ilvl w:val="0"/>
                <w:numId w:val="4"/>
              </w:numPr>
              <w:textAlignment w:val="auto"/>
              <w:rPr>
                <w:rFonts w:cs="Arial"/>
                <w:sz w:val="16"/>
                <w:szCs w:val="16"/>
                <w:u w:val="single"/>
              </w:rPr>
            </w:pPr>
            <w:r>
              <w:rPr>
                <w:rFonts w:cs="Arial"/>
                <w:sz w:val="16"/>
                <w:szCs w:val="16"/>
                <w:u w:val="single"/>
              </w:rPr>
              <w:t>Aids used</w:t>
            </w:r>
          </w:p>
          <w:p>
            <w:pPr>
              <w:pStyle w:val="DWNormal"/>
              <w:rPr>
                <w:rFonts w:cs="Arial"/>
                <w:sz w:val="16"/>
                <w:szCs w:val="16"/>
                <w:u w:val="single"/>
              </w:rPr>
            </w:pPr>
            <w:r>
              <w:rPr>
                <w:rFonts w:cs="Arial"/>
                <w:sz w:val="16"/>
                <w:szCs w:val="16"/>
                <w:u w:val="single"/>
              </w:rPr>
            </w:r>
          </w:p>
          <w:p>
            <w:pPr>
              <w:pStyle w:val="DWNormal"/>
              <w:numPr>
                <w:ilvl w:val="0"/>
                <w:numId w:val="4"/>
              </w:numPr>
              <w:textAlignment w:val="auto"/>
              <w:rPr>
                <w:rFonts w:cs="Arial"/>
                <w:sz w:val="16"/>
                <w:szCs w:val="16"/>
                <w:u w:val="single"/>
              </w:rPr>
            </w:pPr>
            <w:r>
              <w:rPr>
                <w:rFonts w:cs="Arial"/>
                <w:sz w:val="16"/>
                <w:szCs w:val="16"/>
                <w:u w:val="single"/>
              </w:rPr>
              <w:t>Technique used</w:t>
            </w:r>
          </w:p>
          <w:p>
            <w:pPr>
              <w:pStyle w:val="DWNormal"/>
              <w:jc w:val="center"/>
              <w:rPr>
                <w:rFonts w:cs="Arial"/>
                <w:sz w:val="16"/>
                <w:szCs w:val="16"/>
                <w:u w:val="single"/>
              </w:rPr>
            </w:pPr>
            <w:r>
              <w:rPr>
                <w:rFonts w:cs="Arial"/>
                <w:sz w:val="16"/>
                <w:szCs w:val="16"/>
                <w:u w:val="single"/>
              </w:rPr>
            </w:r>
          </w:p>
        </w:tc>
        <w:tc>
          <w:tcPr>
            <w:tcW w:w="233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jc w:val="center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</w:r>
          </w:p>
        </w:tc>
        <w:tc>
          <w:tcPr>
            <w:tcW w:w="2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jc w:val="center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</w:r>
          </w:p>
        </w:tc>
        <w:tc>
          <w:tcPr>
            <w:tcW w:w="2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jc w:val="center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</w:r>
          </w:p>
        </w:tc>
        <w:tc>
          <w:tcPr>
            <w:tcW w:w="306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cs="Arial"/>
                <w:b/>
                <w:sz w:val="20"/>
                <w:u w:val="single"/>
              </w:rPr>
            </w:pPr>
            <w:r>
              <w:rPr>
                <w:rFonts w:cs="Arial"/>
                <w:b/>
                <w:sz w:val="20"/>
                <w:u w:val="single"/>
              </w:rPr>
            </w:r>
          </w:p>
        </w:tc>
      </w:tr>
      <w:tr>
        <w:trPr/>
        <w:tc>
          <w:tcPr>
            <w:tcW w:w="2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  <w:t>Elimination</w:t>
            </w:r>
          </w:p>
          <w:p>
            <w:pPr>
              <w:pStyle w:val="DWNormal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</w:r>
          </w:p>
          <w:p>
            <w:pPr>
              <w:pStyle w:val="DWNormal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  <w:t>Bladder</w:t>
            </w:r>
          </w:p>
          <w:p>
            <w:pPr>
              <w:pStyle w:val="DWNormal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</w:r>
          </w:p>
          <w:p>
            <w:pPr>
              <w:pStyle w:val="DWNormal"/>
              <w:numPr>
                <w:ilvl w:val="0"/>
                <w:numId w:val="16"/>
              </w:numPr>
              <w:tabs>
                <w:tab w:val="clear" w:pos="567"/>
              </w:tabs>
              <w:textAlignment w:val="auto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  <w:u w:val="single"/>
              </w:rPr>
              <w:t>Aids Used</w:t>
            </w:r>
            <w:r>
              <w:rPr>
                <w:rFonts w:cs="Arial"/>
                <w:b/>
                <w:sz w:val="16"/>
                <w:szCs w:val="16"/>
                <w:u w:val="single"/>
              </w:rPr>
              <w:t xml:space="preserve"> </w:t>
            </w:r>
            <w:r>
              <w:rPr>
                <w:rFonts w:cs="Arial"/>
                <w:sz w:val="16"/>
                <w:szCs w:val="16"/>
              </w:rPr>
              <w:t>(ISC/Pads/Sheath/etc)</w:t>
            </w:r>
          </w:p>
          <w:p>
            <w:pPr>
              <w:pStyle w:val="DWNormal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</w:r>
          </w:p>
          <w:p>
            <w:pPr>
              <w:pStyle w:val="DWNormal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Size/Type/Date last changed</w:t>
            </w:r>
          </w:p>
          <w:p>
            <w:pPr>
              <w:pStyle w:val="DWNormal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</w:r>
          </w:p>
          <w:p>
            <w:pPr>
              <w:pStyle w:val="DWNormal"/>
              <w:numPr>
                <w:ilvl w:val="0"/>
                <w:numId w:val="12"/>
              </w:numPr>
              <w:textAlignment w:val="auto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  <w:u w:val="single"/>
              </w:rPr>
              <w:t xml:space="preserve">Level of Independence </w:t>
            </w:r>
          </w:p>
          <w:p>
            <w:pPr>
              <w:pStyle w:val="DWNormal"/>
              <w:rPr>
                <w:rFonts w:cs="Arial"/>
                <w:sz w:val="16"/>
                <w:szCs w:val="16"/>
                <w:u w:val="single"/>
              </w:rPr>
            </w:pPr>
            <w:r>
              <w:rPr>
                <w:rFonts w:cs="Arial"/>
                <w:sz w:val="16"/>
                <w:szCs w:val="16"/>
                <w:u w:val="single"/>
              </w:rPr>
            </w:r>
          </w:p>
          <w:p>
            <w:pPr>
              <w:pStyle w:val="DWNormal"/>
              <w:rPr>
                <w:rFonts w:cs="Arial"/>
                <w:sz w:val="16"/>
                <w:szCs w:val="16"/>
                <w:u w:val="single"/>
              </w:rPr>
            </w:pPr>
            <w:r>
              <w:rPr>
                <w:rFonts w:cs="Arial"/>
                <w:sz w:val="16"/>
                <w:szCs w:val="16"/>
                <w:u w:val="single"/>
              </w:rPr>
            </w:r>
          </w:p>
          <w:p>
            <w:pPr>
              <w:pStyle w:val="DWNormal"/>
              <w:numPr>
                <w:ilvl w:val="0"/>
                <w:numId w:val="12"/>
              </w:numPr>
              <w:textAlignment w:val="auto"/>
              <w:rPr>
                <w:rFonts w:cs="Arial"/>
                <w:sz w:val="16"/>
                <w:szCs w:val="16"/>
                <w:u w:val="single"/>
              </w:rPr>
            </w:pPr>
            <w:r>
              <w:rPr>
                <w:rFonts w:cs="Arial"/>
                <w:sz w:val="16"/>
                <w:szCs w:val="16"/>
                <w:u w:val="single"/>
              </w:rPr>
              <w:t>Routine</w:t>
            </w:r>
          </w:p>
          <w:p>
            <w:pPr>
              <w:pStyle w:val="DWNormal"/>
              <w:rPr>
                <w:rFonts w:cs="Arial"/>
                <w:b/>
                <w:sz w:val="16"/>
                <w:szCs w:val="16"/>
                <w:u w:val="single"/>
              </w:rPr>
            </w:pPr>
            <w:r>
              <w:rPr>
                <w:rFonts w:cs="Arial"/>
                <w:b/>
                <w:sz w:val="16"/>
                <w:szCs w:val="16"/>
                <w:u w:val="single"/>
              </w:rPr>
            </w:r>
          </w:p>
          <w:p>
            <w:pPr>
              <w:pStyle w:val="DWNormal"/>
              <w:rPr>
                <w:rFonts w:cs="Arial"/>
                <w:b/>
                <w:sz w:val="16"/>
                <w:szCs w:val="16"/>
                <w:u w:val="single"/>
              </w:rPr>
            </w:pPr>
            <w:r>
              <w:rPr>
                <w:rFonts w:cs="Arial"/>
                <w:b/>
                <w:sz w:val="16"/>
                <w:szCs w:val="16"/>
                <w:u w:val="single"/>
              </w:rPr>
            </w:r>
          </w:p>
          <w:p>
            <w:pPr>
              <w:pStyle w:val="DWNormal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  <w:t>Bowel</w:t>
            </w:r>
          </w:p>
          <w:p>
            <w:pPr>
              <w:pStyle w:val="DWNormal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</w:r>
          </w:p>
          <w:p>
            <w:pPr>
              <w:pStyle w:val="DWNormal"/>
              <w:numPr>
                <w:ilvl w:val="0"/>
                <w:numId w:val="7"/>
              </w:numPr>
              <w:textAlignment w:val="auto"/>
              <w:rPr>
                <w:rFonts w:cs="Arial"/>
                <w:sz w:val="16"/>
                <w:szCs w:val="16"/>
                <w:u w:val="single"/>
              </w:rPr>
            </w:pPr>
            <w:r>
              <w:rPr>
                <w:rFonts w:cs="Arial"/>
                <w:sz w:val="16"/>
                <w:szCs w:val="16"/>
                <w:u w:val="single"/>
              </w:rPr>
              <w:t>Aids Used</w:t>
            </w:r>
          </w:p>
          <w:p>
            <w:pPr>
              <w:pStyle w:val="DWNormal"/>
              <w:rPr>
                <w:rFonts w:cs="Arial"/>
                <w:sz w:val="16"/>
                <w:szCs w:val="16"/>
                <w:u w:val="single"/>
              </w:rPr>
            </w:pPr>
            <w:r>
              <w:rPr>
                <w:rFonts w:cs="Arial"/>
                <w:sz w:val="16"/>
                <w:szCs w:val="16"/>
                <w:u w:val="single"/>
              </w:rPr>
            </w:r>
          </w:p>
          <w:p>
            <w:pPr>
              <w:pStyle w:val="DWNormal"/>
              <w:numPr>
                <w:ilvl w:val="0"/>
                <w:numId w:val="7"/>
              </w:numPr>
              <w:textAlignment w:val="auto"/>
              <w:rPr>
                <w:rFonts w:cs="Arial"/>
                <w:sz w:val="16"/>
                <w:szCs w:val="16"/>
                <w:u w:val="single"/>
              </w:rPr>
            </w:pPr>
            <w:r>
              <w:rPr>
                <w:rFonts w:cs="Arial"/>
                <w:sz w:val="16"/>
                <w:szCs w:val="16"/>
                <w:u w:val="single"/>
              </w:rPr>
              <w:t>Level of Independence</w:t>
            </w:r>
          </w:p>
          <w:p>
            <w:pPr>
              <w:pStyle w:val="DWNormal"/>
              <w:rPr>
                <w:rFonts w:cs="Arial"/>
                <w:sz w:val="16"/>
                <w:szCs w:val="16"/>
                <w:u w:val="single"/>
              </w:rPr>
            </w:pPr>
            <w:r>
              <w:rPr>
                <w:rFonts w:cs="Arial"/>
                <w:sz w:val="16"/>
                <w:szCs w:val="16"/>
                <w:u w:val="single"/>
              </w:rPr>
            </w:r>
          </w:p>
          <w:p>
            <w:pPr>
              <w:pStyle w:val="DWNormal"/>
              <w:numPr>
                <w:ilvl w:val="0"/>
                <w:numId w:val="7"/>
              </w:numPr>
              <w:textAlignment w:val="auto"/>
              <w:rPr>
                <w:rFonts w:cs="Arial"/>
                <w:sz w:val="16"/>
                <w:szCs w:val="16"/>
                <w:u w:val="single"/>
              </w:rPr>
            </w:pPr>
            <w:r>
              <w:rPr>
                <w:rFonts w:cs="Arial"/>
                <w:sz w:val="16"/>
                <w:szCs w:val="16"/>
                <w:u w:val="single"/>
              </w:rPr>
              <w:t>Routine</w:t>
            </w:r>
          </w:p>
          <w:p>
            <w:pPr>
              <w:pStyle w:val="DWNormal"/>
              <w:rPr>
                <w:rFonts w:cs="Arial"/>
                <w:sz w:val="16"/>
                <w:szCs w:val="16"/>
                <w:u w:val="single"/>
              </w:rPr>
            </w:pPr>
            <w:r>
              <w:rPr>
                <w:rFonts w:cs="Arial"/>
                <w:sz w:val="16"/>
                <w:szCs w:val="16"/>
                <w:u w:val="single"/>
              </w:rPr>
            </w:r>
          </w:p>
          <w:p>
            <w:pPr>
              <w:pStyle w:val="DWNormal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233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  <w:p>
            <w:pPr>
              <w:pStyle w:val="DWNormal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</w:r>
          </w:p>
          <w:p>
            <w:pPr>
              <w:pStyle w:val="DWNormal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</w:r>
          </w:p>
          <w:p>
            <w:pPr>
              <w:pStyle w:val="DWNormal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</w:r>
          </w:p>
          <w:p>
            <w:pPr>
              <w:pStyle w:val="DWNormal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</w:r>
          </w:p>
          <w:p>
            <w:pPr>
              <w:pStyle w:val="DWNormal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</w:r>
          </w:p>
        </w:tc>
        <w:tc>
          <w:tcPr>
            <w:tcW w:w="2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rFonts w:cs="Arial"/>
                <w:b/>
                <w:sz w:val="16"/>
                <w:szCs w:val="16"/>
                <w:u w:val="single"/>
              </w:rPr>
            </w:pPr>
            <w:r>
              <w:rPr>
                <w:rFonts w:cs="Arial"/>
                <w:b/>
                <w:sz w:val="16"/>
                <w:szCs w:val="16"/>
                <w:u w:val="single"/>
              </w:rPr>
            </w:r>
          </w:p>
        </w:tc>
        <w:tc>
          <w:tcPr>
            <w:tcW w:w="2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</w:r>
          </w:p>
        </w:tc>
        <w:tc>
          <w:tcPr>
            <w:tcW w:w="306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cs="Arial"/>
                <w:b/>
                <w:sz w:val="20"/>
                <w:u w:val="single"/>
              </w:rPr>
            </w:pPr>
            <w:r>
              <w:rPr>
                <w:rFonts w:cs="Arial"/>
                <w:b/>
                <w:sz w:val="20"/>
                <w:u w:val="single"/>
              </w:rPr>
            </w:r>
          </w:p>
        </w:tc>
      </w:tr>
      <w:tr>
        <w:trPr/>
        <w:tc>
          <w:tcPr>
            <w:tcW w:w="2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  <w:t>Communication</w:t>
            </w:r>
          </w:p>
          <w:p>
            <w:pPr>
              <w:pStyle w:val="DWNormal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</w:r>
          </w:p>
          <w:p>
            <w:pPr>
              <w:pStyle w:val="DWNormal"/>
              <w:numPr>
                <w:ilvl w:val="0"/>
                <w:numId w:val="14"/>
              </w:numPr>
              <w:textAlignment w:val="auto"/>
              <w:rPr>
                <w:rFonts w:cs="Arial"/>
                <w:b/>
                <w:sz w:val="16"/>
                <w:szCs w:val="16"/>
                <w:u w:val="single"/>
              </w:rPr>
            </w:pPr>
            <w:r>
              <w:rPr>
                <w:rFonts w:cs="Arial"/>
                <w:sz w:val="16"/>
                <w:szCs w:val="16"/>
                <w:u w:val="single"/>
              </w:rPr>
              <w:t>Aids Used</w:t>
            </w:r>
          </w:p>
          <w:p>
            <w:pPr>
              <w:pStyle w:val="DWNormal"/>
              <w:rPr>
                <w:rFonts w:cs="Arial"/>
                <w:b/>
                <w:sz w:val="16"/>
                <w:szCs w:val="16"/>
                <w:u w:val="single"/>
              </w:rPr>
            </w:pPr>
            <w:r>
              <w:rPr>
                <w:rFonts w:cs="Arial"/>
                <w:b/>
                <w:sz w:val="16"/>
                <w:szCs w:val="16"/>
                <w:u w:val="single"/>
              </w:rPr>
            </w:r>
          </w:p>
          <w:p>
            <w:pPr>
              <w:pStyle w:val="DWNormal"/>
              <w:numPr>
                <w:ilvl w:val="0"/>
                <w:numId w:val="14"/>
              </w:numPr>
              <w:textAlignment w:val="auto"/>
              <w:rPr>
                <w:rFonts w:cs="Arial"/>
                <w:b/>
                <w:sz w:val="16"/>
                <w:szCs w:val="16"/>
                <w:u w:val="single"/>
              </w:rPr>
            </w:pPr>
            <w:r>
              <w:rPr>
                <w:rFonts w:cs="Arial"/>
                <w:sz w:val="16"/>
                <w:szCs w:val="16"/>
                <w:u w:val="single"/>
              </w:rPr>
              <w:t>Strategies(NRG)-wordfinding/ sentencing/ vocalisation etc)</w:t>
            </w:r>
          </w:p>
          <w:p>
            <w:pPr>
              <w:pStyle w:val="DWNormal"/>
              <w:rPr>
                <w:rFonts w:cs="Arial"/>
                <w:b/>
                <w:sz w:val="16"/>
                <w:szCs w:val="16"/>
                <w:u w:val="single"/>
              </w:rPr>
            </w:pPr>
            <w:r>
              <w:rPr>
                <w:rFonts w:cs="Arial"/>
                <w:b/>
                <w:sz w:val="16"/>
                <w:szCs w:val="16"/>
                <w:u w:val="single"/>
              </w:rPr>
            </w:r>
          </w:p>
          <w:p>
            <w:pPr>
              <w:pStyle w:val="DWNormal"/>
              <w:numPr>
                <w:ilvl w:val="0"/>
                <w:numId w:val="14"/>
              </w:numPr>
              <w:textAlignment w:val="auto"/>
              <w:rPr>
                <w:rFonts w:cs="Arial"/>
                <w:b/>
                <w:sz w:val="16"/>
                <w:szCs w:val="16"/>
                <w:u w:val="single"/>
              </w:rPr>
            </w:pPr>
            <w:r>
              <w:rPr>
                <w:rFonts w:cs="Arial"/>
                <w:sz w:val="16"/>
                <w:szCs w:val="16"/>
                <w:u w:val="single"/>
              </w:rPr>
              <w:t>Reading/writing/Cognition</w:t>
            </w:r>
          </w:p>
          <w:p>
            <w:pPr>
              <w:pStyle w:val="DWNormal"/>
              <w:rPr>
                <w:rFonts w:cs="Arial"/>
                <w:b/>
                <w:sz w:val="16"/>
                <w:szCs w:val="16"/>
                <w:u w:val="single"/>
              </w:rPr>
            </w:pPr>
            <w:r>
              <w:rPr>
                <w:rFonts w:cs="Arial"/>
                <w:b/>
                <w:sz w:val="16"/>
                <w:szCs w:val="16"/>
                <w:u w:val="single"/>
              </w:rPr>
            </w:r>
          </w:p>
        </w:tc>
        <w:tc>
          <w:tcPr>
            <w:tcW w:w="233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</w:r>
          </w:p>
        </w:tc>
        <w:tc>
          <w:tcPr>
            <w:tcW w:w="2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</w:r>
          </w:p>
        </w:tc>
        <w:tc>
          <w:tcPr>
            <w:tcW w:w="2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</w:r>
          </w:p>
        </w:tc>
        <w:tc>
          <w:tcPr>
            <w:tcW w:w="306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cs="Arial"/>
                <w:b/>
                <w:sz w:val="20"/>
                <w:u w:val="single"/>
              </w:rPr>
            </w:pPr>
            <w:r>
              <w:rPr>
                <w:rFonts w:cs="Arial"/>
                <w:b/>
                <w:sz w:val="20"/>
                <w:u w:val="single"/>
              </w:rPr>
            </w:r>
          </w:p>
        </w:tc>
      </w:tr>
      <w:tr>
        <w:trPr/>
        <w:tc>
          <w:tcPr>
            <w:tcW w:w="2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  <w:t>Mobility</w:t>
            </w:r>
          </w:p>
          <w:p>
            <w:pPr>
              <w:pStyle w:val="DWNormal"/>
              <w:rPr>
                <w:rFonts w:cs="Arial"/>
                <w:b/>
                <w:sz w:val="16"/>
                <w:szCs w:val="16"/>
                <w:u w:val="single"/>
              </w:rPr>
            </w:pPr>
            <w:r>
              <w:rPr>
                <w:rFonts w:cs="Arial"/>
                <w:b/>
                <w:sz w:val="16"/>
                <w:szCs w:val="16"/>
                <w:u w:val="single"/>
              </w:rPr>
            </w:r>
          </w:p>
          <w:p>
            <w:pPr>
              <w:pStyle w:val="DWNormal"/>
              <w:numPr>
                <w:ilvl w:val="0"/>
                <w:numId w:val="6"/>
              </w:numPr>
              <w:textAlignment w:val="auto"/>
              <w:rPr>
                <w:rFonts w:cs="Arial"/>
                <w:sz w:val="16"/>
                <w:szCs w:val="16"/>
                <w:u w:val="single"/>
              </w:rPr>
            </w:pPr>
            <w:r>
              <w:rPr>
                <w:rFonts w:cs="Arial"/>
                <w:sz w:val="16"/>
                <w:szCs w:val="16"/>
                <w:u w:val="single"/>
              </w:rPr>
              <w:t>Level of Independence</w:t>
            </w:r>
          </w:p>
          <w:p>
            <w:pPr>
              <w:pStyle w:val="DWNormal"/>
              <w:rPr>
                <w:rFonts w:cs="Arial"/>
                <w:sz w:val="16"/>
                <w:szCs w:val="16"/>
                <w:u w:val="single"/>
              </w:rPr>
            </w:pPr>
            <w:r>
              <w:rPr>
                <w:rFonts w:cs="Arial"/>
                <w:sz w:val="16"/>
                <w:szCs w:val="16"/>
                <w:u w:val="single"/>
              </w:rPr>
            </w:r>
          </w:p>
          <w:p>
            <w:pPr>
              <w:pStyle w:val="DWNormal"/>
              <w:numPr>
                <w:ilvl w:val="0"/>
                <w:numId w:val="6"/>
              </w:numPr>
              <w:textAlignment w:val="auto"/>
              <w:rPr>
                <w:rFonts w:cs="Arial"/>
                <w:sz w:val="16"/>
                <w:szCs w:val="16"/>
                <w:u w:val="single"/>
              </w:rPr>
            </w:pPr>
            <w:r>
              <w:rPr>
                <w:rFonts w:cs="Arial"/>
                <w:sz w:val="16"/>
                <w:szCs w:val="16"/>
                <w:u w:val="single"/>
              </w:rPr>
              <w:t>WBS</w:t>
            </w:r>
          </w:p>
          <w:p>
            <w:pPr>
              <w:pStyle w:val="DWNormal"/>
              <w:rPr>
                <w:rFonts w:cs="Arial"/>
                <w:sz w:val="16"/>
                <w:szCs w:val="16"/>
                <w:u w:val="single"/>
              </w:rPr>
            </w:pPr>
            <w:r>
              <w:rPr>
                <w:rFonts w:cs="Arial"/>
                <w:sz w:val="16"/>
                <w:szCs w:val="16"/>
                <w:u w:val="single"/>
              </w:rPr>
            </w:r>
          </w:p>
          <w:p>
            <w:pPr>
              <w:pStyle w:val="DWNormal"/>
              <w:numPr>
                <w:ilvl w:val="0"/>
                <w:numId w:val="6"/>
              </w:numPr>
              <w:textAlignment w:val="auto"/>
              <w:rPr>
                <w:rFonts w:cs="Arial"/>
                <w:sz w:val="16"/>
                <w:szCs w:val="16"/>
                <w:u w:val="single"/>
              </w:rPr>
            </w:pPr>
            <w:r>
              <w:rPr>
                <w:rFonts w:cs="Arial"/>
                <w:sz w:val="16"/>
                <w:szCs w:val="16"/>
                <w:u w:val="single"/>
              </w:rPr>
              <w:t xml:space="preserve">Aids Used </w:t>
            </w:r>
          </w:p>
          <w:p>
            <w:pPr>
              <w:pStyle w:val="DWNormal"/>
              <w:rPr>
                <w:rFonts w:cs="Arial"/>
                <w:sz w:val="16"/>
                <w:szCs w:val="16"/>
                <w:u w:val="single"/>
              </w:rPr>
            </w:pPr>
            <w:r>
              <w:rPr>
                <w:rFonts w:cs="Arial"/>
                <w:sz w:val="16"/>
                <w:szCs w:val="16"/>
                <w:u w:val="single"/>
              </w:rPr>
            </w:r>
          </w:p>
          <w:p>
            <w:pPr>
              <w:pStyle w:val="DWNormal"/>
              <w:rPr>
                <w:rFonts w:cs="Arial"/>
                <w:b/>
                <w:sz w:val="16"/>
                <w:szCs w:val="16"/>
                <w:u w:val="single"/>
              </w:rPr>
            </w:pPr>
            <w:r>
              <w:rPr>
                <w:rFonts w:cs="Arial"/>
                <w:b/>
                <w:sz w:val="16"/>
                <w:szCs w:val="16"/>
                <w:u w:val="single"/>
              </w:rPr>
            </w:r>
          </w:p>
        </w:tc>
        <w:tc>
          <w:tcPr>
            <w:tcW w:w="233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</w:r>
          </w:p>
        </w:tc>
        <w:tc>
          <w:tcPr>
            <w:tcW w:w="2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</w:r>
          </w:p>
        </w:tc>
        <w:tc>
          <w:tcPr>
            <w:tcW w:w="2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</w:r>
          </w:p>
        </w:tc>
        <w:tc>
          <w:tcPr>
            <w:tcW w:w="306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cs="Arial"/>
                <w:b/>
                <w:sz w:val="20"/>
                <w:u w:val="single"/>
              </w:rPr>
            </w:pPr>
            <w:r>
              <w:rPr>
                <w:rFonts w:cs="Arial"/>
                <w:b/>
                <w:sz w:val="20"/>
                <w:u w:val="single"/>
              </w:rPr>
            </w:r>
          </w:p>
        </w:tc>
      </w:tr>
      <w:tr>
        <w:trPr/>
        <w:tc>
          <w:tcPr>
            <w:tcW w:w="2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  <w:t>Sleep</w:t>
            </w:r>
          </w:p>
          <w:p>
            <w:pPr>
              <w:pStyle w:val="DWNormal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</w:r>
          </w:p>
          <w:p>
            <w:pPr>
              <w:pStyle w:val="DWNormal"/>
              <w:numPr>
                <w:ilvl w:val="0"/>
                <w:numId w:val="15"/>
              </w:numPr>
              <w:textAlignment w:val="auto"/>
              <w:rPr>
                <w:rFonts w:cs="Arial"/>
                <w:b/>
                <w:sz w:val="16"/>
                <w:szCs w:val="16"/>
                <w:u w:val="single"/>
              </w:rPr>
            </w:pPr>
            <w:r>
              <w:rPr>
                <w:rFonts w:cs="Arial"/>
                <w:sz w:val="16"/>
                <w:szCs w:val="16"/>
                <w:u w:val="single"/>
              </w:rPr>
              <w:t>Routine</w:t>
            </w:r>
          </w:p>
          <w:p>
            <w:pPr>
              <w:pStyle w:val="DWNormal"/>
              <w:rPr>
                <w:rFonts w:cs="Arial"/>
                <w:b/>
                <w:sz w:val="16"/>
                <w:szCs w:val="16"/>
                <w:u w:val="single"/>
              </w:rPr>
            </w:pPr>
            <w:r>
              <w:rPr>
                <w:rFonts w:cs="Arial"/>
                <w:b/>
                <w:sz w:val="16"/>
                <w:szCs w:val="16"/>
                <w:u w:val="single"/>
              </w:rPr>
            </w:r>
          </w:p>
          <w:p>
            <w:pPr>
              <w:pStyle w:val="DWNormal"/>
              <w:numPr>
                <w:ilvl w:val="0"/>
                <w:numId w:val="15"/>
              </w:numPr>
              <w:textAlignment w:val="auto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  <w:u w:val="single"/>
              </w:rPr>
              <w:t>Aids (mattress/turn aids</w:t>
            </w:r>
            <w:r>
              <w:rPr>
                <w:rFonts w:cs="Arial"/>
                <w:sz w:val="16"/>
                <w:szCs w:val="16"/>
              </w:rPr>
              <w:t>)</w:t>
            </w:r>
          </w:p>
          <w:p>
            <w:pPr>
              <w:pStyle w:val="DWNormal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233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</w:r>
          </w:p>
        </w:tc>
        <w:tc>
          <w:tcPr>
            <w:tcW w:w="2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</w:r>
          </w:p>
        </w:tc>
        <w:tc>
          <w:tcPr>
            <w:tcW w:w="2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</w:r>
          </w:p>
        </w:tc>
        <w:tc>
          <w:tcPr>
            <w:tcW w:w="306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cs="Arial"/>
                <w:b/>
                <w:sz w:val="20"/>
                <w:u w:val="single"/>
              </w:rPr>
            </w:pPr>
            <w:r>
              <w:rPr>
                <w:rFonts w:cs="Arial"/>
                <w:b/>
                <w:sz w:val="20"/>
                <w:u w:val="single"/>
              </w:rPr>
            </w:r>
          </w:p>
        </w:tc>
      </w:tr>
    </w:tbl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</w:rPr>
      </w:pPr>
      <w:r>
        <w:rPr>
          <w:rFonts w:cs="Arial"/>
        </w:rPr>
      </w:r>
    </w:p>
    <w:tbl>
      <w:tblPr>
        <w:tblW w:w="100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32"/>
        <w:gridCol w:w="2335"/>
        <w:gridCol w:w="2423"/>
        <w:gridCol w:w="2618"/>
      </w:tblGrid>
      <w:tr>
        <w:trPr/>
        <w:tc>
          <w:tcPr>
            <w:tcW w:w="2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</w:tcPr>
          <w:p>
            <w:pPr>
              <w:pStyle w:val="DWNormal"/>
              <w:jc w:val="center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  <w:t>Assessment</w:t>
            </w:r>
          </w:p>
          <w:p>
            <w:pPr>
              <w:pStyle w:val="DWNormal"/>
              <w:jc w:val="center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</w:r>
          </w:p>
          <w:p>
            <w:pPr>
              <w:pStyle w:val="DWNormal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(Indicate level of education/support required)</w:t>
            </w:r>
          </w:p>
        </w:tc>
        <w:tc>
          <w:tcPr>
            <w:tcW w:w="23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</w:tcPr>
          <w:p>
            <w:pPr>
              <w:pStyle w:val="DWNormal"/>
              <w:jc w:val="center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  <w:t xml:space="preserve">Equipment Required </w:t>
            </w:r>
          </w:p>
          <w:p>
            <w:pPr>
              <w:pStyle w:val="DWNormal"/>
              <w:jc w:val="center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</w:r>
          </w:p>
          <w:p>
            <w:pPr>
              <w:pStyle w:val="DWNormal"/>
              <w:rPr>
                <w:rFonts w:cs="Arial"/>
                <w:b/>
                <w:u w:val="single"/>
              </w:rPr>
            </w:pPr>
            <w:r>
              <w:rPr>
                <w:rFonts w:cs="Arial"/>
                <w:sz w:val="16"/>
                <w:szCs w:val="16"/>
              </w:rPr>
              <w:t>(Detail Specification)</w:t>
            </w:r>
          </w:p>
        </w:tc>
        <w:tc>
          <w:tcPr>
            <w:tcW w:w="2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</w:tcPr>
          <w:p>
            <w:pPr>
              <w:pStyle w:val="DWNormal"/>
              <w:jc w:val="center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  <w:t xml:space="preserve">Equipment Order details </w:t>
            </w:r>
          </w:p>
          <w:p>
            <w:pPr>
              <w:pStyle w:val="DWNormal"/>
              <w:jc w:val="center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</w:r>
          </w:p>
          <w:p>
            <w:pPr>
              <w:pStyle w:val="DWNormal"/>
              <w:rPr>
                <w:rFonts w:cs="Arial"/>
                <w:b/>
                <w:u w:val="single"/>
              </w:rPr>
            </w:pPr>
            <w:r>
              <w:rPr>
                <w:rFonts w:cs="Arial"/>
                <w:sz w:val="16"/>
                <w:szCs w:val="16"/>
              </w:rPr>
              <w:t>(Order details,Date,Signature)</w:t>
            </w:r>
          </w:p>
        </w:tc>
        <w:tc>
          <w:tcPr>
            <w:tcW w:w="2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</w:tcPr>
          <w:p>
            <w:pPr>
              <w:pStyle w:val="DWNormal"/>
              <w:jc w:val="center"/>
              <w:rPr>
                <w:rFonts w:cs="Arial"/>
                <w:b/>
                <w:sz w:val="16"/>
                <w:szCs w:val="16"/>
                <w:u w:val="single"/>
              </w:rPr>
            </w:pPr>
            <w:r>
              <w:rPr>
                <w:rFonts w:cs="Arial"/>
                <w:b/>
                <w:u w:val="single"/>
              </w:rPr>
              <w:t>Equipment Arrival details</w:t>
            </w:r>
          </w:p>
          <w:p>
            <w:pPr>
              <w:pStyle w:val="DWNormal"/>
              <w:rPr>
                <w:rFonts w:cs="Arial"/>
                <w:b/>
                <w:sz w:val="16"/>
                <w:szCs w:val="16"/>
                <w:u w:val="single"/>
              </w:rPr>
            </w:pPr>
            <w:r>
              <w:rPr>
                <w:rFonts w:cs="Arial"/>
                <w:b/>
                <w:sz w:val="16"/>
                <w:szCs w:val="16"/>
                <w:u w:val="single"/>
              </w:rPr>
            </w:r>
          </w:p>
          <w:p>
            <w:pPr>
              <w:pStyle w:val="DWNormal"/>
              <w:rPr>
                <w:rFonts w:cs="Arial"/>
                <w:b/>
                <w:u w:val="single"/>
              </w:rPr>
            </w:pPr>
            <w:r>
              <w:rPr>
                <w:rFonts w:cs="Arial"/>
                <w:sz w:val="16"/>
                <w:szCs w:val="16"/>
              </w:rPr>
              <w:t>(Arrival date, Location, Signature)</w:t>
            </w:r>
          </w:p>
        </w:tc>
      </w:tr>
      <w:tr>
        <w:trPr/>
        <w:tc>
          <w:tcPr>
            <w:tcW w:w="2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  <w:t>Nutrition</w:t>
            </w:r>
          </w:p>
          <w:p>
            <w:pPr>
              <w:pStyle w:val="DWNormal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</w:r>
          </w:p>
          <w:p>
            <w:pPr>
              <w:pStyle w:val="DWNormal"/>
              <w:numPr>
                <w:ilvl w:val="0"/>
                <w:numId w:val="5"/>
              </w:numPr>
              <w:textAlignment w:val="auto"/>
              <w:rPr>
                <w:rFonts w:cs="Arial"/>
                <w:b/>
                <w:sz w:val="16"/>
                <w:szCs w:val="16"/>
                <w:u w:val="single"/>
              </w:rPr>
            </w:pPr>
            <w:r>
              <w:rPr>
                <w:rFonts w:cs="Arial"/>
                <w:sz w:val="16"/>
                <w:szCs w:val="16"/>
                <w:u w:val="single"/>
              </w:rPr>
              <w:t>Level of independence</w:t>
            </w:r>
          </w:p>
          <w:p>
            <w:pPr>
              <w:pStyle w:val="DWNormal"/>
              <w:rPr>
                <w:rFonts w:cs="Arial"/>
                <w:b/>
                <w:sz w:val="16"/>
                <w:szCs w:val="16"/>
                <w:u w:val="single"/>
              </w:rPr>
            </w:pPr>
            <w:r>
              <w:rPr>
                <w:rFonts w:cs="Arial"/>
                <w:b/>
                <w:sz w:val="16"/>
                <w:szCs w:val="16"/>
                <w:u w:val="single"/>
              </w:rPr>
            </w:r>
          </w:p>
          <w:p>
            <w:pPr>
              <w:pStyle w:val="DWNormal"/>
              <w:numPr>
                <w:ilvl w:val="0"/>
                <w:numId w:val="5"/>
              </w:numPr>
              <w:textAlignment w:val="auto"/>
              <w:rPr>
                <w:rFonts w:cs="Arial"/>
                <w:sz w:val="16"/>
                <w:szCs w:val="16"/>
                <w:u w:val="single"/>
              </w:rPr>
            </w:pPr>
            <w:r>
              <w:rPr>
                <w:rFonts w:cs="Arial"/>
                <w:sz w:val="16"/>
                <w:szCs w:val="16"/>
                <w:u w:val="single"/>
              </w:rPr>
              <w:t>Aids used</w:t>
            </w:r>
          </w:p>
          <w:p>
            <w:pPr>
              <w:pStyle w:val="DWNormal"/>
              <w:rPr>
                <w:rFonts w:cs="Arial"/>
                <w:sz w:val="16"/>
                <w:szCs w:val="16"/>
                <w:u w:val="single"/>
              </w:rPr>
            </w:pPr>
            <w:r>
              <w:rPr>
                <w:rFonts w:cs="Arial"/>
                <w:sz w:val="16"/>
                <w:szCs w:val="16"/>
                <w:u w:val="single"/>
              </w:rPr>
            </w:r>
          </w:p>
          <w:p>
            <w:pPr>
              <w:pStyle w:val="DWNormal"/>
              <w:numPr>
                <w:ilvl w:val="0"/>
                <w:numId w:val="5"/>
              </w:numPr>
              <w:textAlignment w:val="auto"/>
              <w:rPr>
                <w:rFonts w:cs="Arial"/>
                <w:sz w:val="16"/>
                <w:szCs w:val="16"/>
                <w:u w:val="single"/>
              </w:rPr>
            </w:pPr>
            <w:r>
              <w:rPr>
                <w:rFonts w:cs="Arial"/>
                <w:sz w:val="16"/>
                <w:szCs w:val="16"/>
                <w:u w:val="single"/>
              </w:rPr>
              <w:t>Regime</w:t>
            </w:r>
          </w:p>
          <w:p>
            <w:pPr>
              <w:pStyle w:val="DWNormal"/>
              <w:rPr>
                <w:rFonts w:cs="Arial"/>
                <w:b/>
                <w:sz w:val="16"/>
                <w:szCs w:val="16"/>
                <w:u w:val="single"/>
              </w:rPr>
            </w:pPr>
            <w:r>
              <w:rPr>
                <w:rFonts w:cs="Arial"/>
                <w:b/>
                <w:sz w:val="16"/>
                <w:szCs w:val="16"/>
                <w:u w:val="single"/>
              </w:rPr>
            </w:r>
          </w:p>
        </w:tc>
        <w:tc>
          <w:tcPr>
            <w:tcW w:w="23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</w:r>
          </w:p>
        </w:tc>
        <w:tc>
          <w:tcPr>
            <w:tcW w:w="2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</w:r>
          </w:p>
        </w:tc>
        <w:tc>
          <w:tcPr>
            <w:tcW w:w="2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</w:r>
          </w:p>
        </w:tc>
      </w:tr>
      <w:tr>
        <w:trPr/>
        <w:tc>
          <w:tcPr>
            <w:tcW w:w="2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  <w:t>Skin/Tissue Viability</w:t>
            </w:r>
          </w:p>
          <w:p>
            <w:pPr>
              <w:pStyle w:val="DWNormal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</w:r>
          </w:p>
          <w:p>
            <w:pPr>
              <w:pStyle w:val="DWNormal"/>
              <w:numPr>
                <w:ilvl w:val="0"/>
                <w:numId w:val="18"/>
              </w:numPr>
              <w:textAlignment w:val="auto"/>
              <w:rPr>
                <w:rFonts w:cs="Arial"/>
                <w:sz w:val="16"/>
                <w:szCs w:val="16"/>
                <w:u w:val="single"/>
              </w:rPr>
            </w:pPr>
            <w:r>
              <w:rPr>
                <w:rFonts w:cs="Arial"/>
                <w:sz w:val="16"/>
                <w:szCs w:val="16"/>
                <w:u w:val="single"/>
              </w:rPr>
              <w:t>Aids Used</w:t>
            </w:r>
          </w:p>
          <w:p>
            <w:pPr>
              <w:pStyle w:val="DWNormal"/>
              <w:rPr>
                <w:rFonts w:cs="Arial"/>
                <w:sz w:val="16"/>
                <w:szCs w:val="16"/>
                <w:u w:val="single"/>
              </w:rPr>
            </w:pPr>
            <w:r>
              <w:rPr>
                <w:rFonts w:cs="Arial"/>
                <w:sz w:val="16"/>
                <w:szCs w:val="16"/>
                <w:u w:val="single"/>
              </w:rPr>
            </w:r>
          </w:p>
          <w:p>
            <w:pPr>
              <w:pStyle w:val="DWNormal"/>
              <w:numPr>
                <w:ilvl w:val="0"/>
                <w:numId w:val="18"/>
              </w:numPr>
              <w:textAlignment w:val="auto"/>
              <w:rPr>
                <w:rFonts w:cs="Arial"/>
                <w:sz w:val="16"/>
                <w:szCs w:val="16"/>
                <w:u w:val="single"/>
              </w:rPr>
            </w:pPr>
            <w:r>
              <w:rPr>
                <w:rFonts w:cs="Arial"/>
                <w:sz w:val="16"/>
                <w:szCs w:val="16"/>
                <w:u w:val="single"/>
              </w:rPr>
              <w:t>PAC routine</w:t>
            </w:r>
          </w:p>
          <w:p>
            <w:pPr>
              <w:pStyle w:val="DWNormal"/>
              <w:rPr>
                <w:rFonts w:cs="Arial"/>
                <w:sz w:val="16"/>
                <w:szCs w:val="16"/>
                <w:u w:val="single"/>
              </w:rPr>
            </w:pPr>
            <w:r>
              <w:rPr>
                <w:rFonts w:cs="Arial"/>
                <w:sz w:val="16"/>
                <w:szCs w:val="16"/>
                <w:u w:val="single"/>
              </w:rPr>
            </w:r>
          </w:p>
          <w:p>
            <w:pPr>
              <w:pStyle w:val="DWNormal"/>
              <w:numPr>
                <w:ilvl w:val="0"/>
                <w:numId w:val="18"/>
              </w:numPr>
              <w:textAlignment w:val="auto"/>
              <w:rPr>
                <w:rFonts w:cs="Arial"/>
                <w:sz w:val="16"/>
                <w:szCs w:val="16"/>
                <w:u w:val="single"/>
              </w:rPr>
            </w:pPr>
            <w:r>
              <w:rPr>
                <w:rFonts w:cs="Arial"/>
                <w:sz w:val="16"/>
                <w:szCs w:val="16"/>
                <w:u w:val="single"/>
              </w:rPr>
              <w:t>Level of Independence</w:t>
            </w:r>
          </w:p>
          <w:p>
            <w:pPr>
              <w:pStyle w:val="DWNormal"/>
              <w:rPr>
                <w:rFonts w:cs="Arial"/>
                <w:sz w:val="16"/>
                <w:szCs w:val="16"/>
                <w:u w:val="single"/>
              </w:rPr>
            </w:pPr>
            <w:r>
              <w:rPr>
                <w:rFonts w:cs="Arial"/>
                <w:sz w:val="16"/>
                <w:szCs w:val="16"/>
                <w:u w:val="single"/>
              </w:rPr>
            </w:r>
          </w:p>
          <w:p>
            <w:pPr>
              <w:pStyle w:val="DWNormal"/>
              <w:numPr>
                <w:ilvl w:val="0"/>
                <w:numId w:val="18"/>
              </w:numPr>
              <w:textAlignment w:val="auto"/>
              <w:rPr>
                <w:rFonts w:cs="Arial"/>
                <w:sz w:val="16"/>
                <w:szCs w:val="16"/>
                <w:u w:val="single"/>
              </w:rPr>
            </w:pPr>
            <w:r>
              <w:rPr>
                <w:rFonts w:cs="Arial"/>
                <w:sz w:val="16"/>
                <w:szCs w:val="16"/>
                <w:u w:val="single"/>
              </w:rPr>
              <w:t>Wounds (detail type,location,dressing need)</w:t>
            </w:r>
          </w:p>
          <w:p>
            <w:pPr>
              <w:pStyle w:val="DWNormal"/>
              <w:rPr>
                <w:rFonts w:cs="Arial"/>
                <w:b/>
                <w:sz w:val="16"/>
                <w:szCs w:val="16"/>
                <w:u w:val="single"/>
              </w:rPr>
            </w:pPr>
            <w:r>
              <w:rPr>
                <w:rFonts w:cs="Arial"/>
                <w:b/>
                <w:sz w:val="16"/>
                <w:szCs w:val="16"/>
                <w:u w:val="single"/>
              </w:rPr>
            </w:r>
          </w:p>
        </w:tc>
        <w:tc>
          <w:tcPr>
            <w:tcW w:w="23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</w:r>
          </w:p>
        </w:tc>
        <w:tc>
          <w:tcPr>
            <w:tcW w:w="2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</w:r>
          </w:p>
        </w:tc>
        <w:tc>
          <w:tcPr>
            <w:tcW w:w="2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</w:r>
          </w:p>
        </w:tc>
      </w:tr>
      <w:tr>
        <w:trPr/>
        <w:tc>
          <w:tcPr>
            <w:tcW w:w="2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  <w:t>Management of Medications</w:t>
            </w:r>
          </w:p>
          <w:p>
            <w:pPr>
              <w:pStyle w:val="DWNormal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</w:r>
          </w:p>
          <w:p>
            <w:pPr>
              <w:pStyle w:val="DWNormal"/>
              <w:numPr>
                <w:ilvl w:val="0"/>
                <w:numId w:val="2"/>
              </w:numPr>
              <w:textAlignment w:val="auto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Level of Independence</w:t>
            </w:r>
          </w:p>
          <w:p>
            <w:pPr>
              <w:pStyle w:val="DWNormal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</w:r>
          </w:p>
          <w:p>
            <w:pPr>
              <w:pStyle w:val="DWNormal"/>
              <w:numPr>
                <w:ilvl w:val="0"/>
                <w:numId w:val="2"/>
              </w:numPr>
              <w:textAlignment w:val="auto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Aids used</w:t>
            </w:r>
          </w:p>
          <w:p>
            <w:pPr>
              <w:pStyle w:val="DWNormal"/>
              <w:rPr>
                <w:rFonts w:cs="Arial"/>
                <w:b/>
                <w:sz w:val="16"/>
                <w:szCs w:val="16"/>
                <w:u w:val="single"/>
              </w:rPr>
            </w:pPr>
            <w:r>
              <w:rPr>
                <w:rFonts w:cs="Arial"/>
                <w:b/>
                <w:sz w:val="16"/>
                <w:szCs w:val="16"/>
                <w:u w:val="single"/>
              </w:rPr>
            </w:r>
          </w:p>
        </w:tc>
        <w:tc>
          <w:tcPr>
            <w:tcW w:w="23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rPr>
                <w:rFonts w:cs="Arial"/>
                <w:b/>
                <w:sz w:val="16"/>
                <w:szCs w:val="16"/>
                <w:u w:val="single"/>
              </w:rPr>
            </w:pPr>
            <w:r>
              <w:rPr>
                <w:rFonts w:cs="Arial"/>
                <w:b/>
                <w:sz w:val="16"/>
                <w:szCs w:val="16"/>
                <w:u w:val="single"/>
              </w:rPr>
              <w:t>Medication List</w:t>
            </w:r>
          </w:p>
        </w:tc>
        <w:tc>
          <w:tcPr>
            <w:tcW w:w="2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rFonts w:cs="Arial"/>
                <w:b/>
                <w:sz w:val="16"/>
                <w:szCs w:val="16"/>
                <w:u w:val="single"/>
              </w:rPr>
            </w:pPr>
            <w:r>
              <w:rPr>
                <w:rFonts w:cs="Arial"/>
                <w:b/>
                <w:sz w:val="16"/>
                <w:szCs w:val="16"/>
                <w:u w:val="single"/>
              </w:rPr>
            </w:r>
          </w:p>
        </w:tc>
        <w:tc>
          <w:tcPr>
            <w:tcW w:w="2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</w:r>
          </w:p>
        </w:tc>
      </w:tr>
      <w:tr>
        <w:trPr/>
        <w:tc>
          <w:tcPr>
            <w:tcW w:w="2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  <w:t>Leisure/work</w:t>
            </w:r>
          </w:p>
          <w:p>
            <w:pPr>
              <w:pStyle w:val="DWNormal"/>
              <w:rPr>
                <w:rFonts w:cs="Arial"/>
                <w:b/>
                <w:sz w:val="16"/>
                <w:szCs w:val="16"/>
                <w:u w:val="single"/>
              </w:rPr>
            </w:pPr>
            <w:r>
              <w:rPr>
                <w:rFonts w:cs="Arial"/>
                <w:b/>
                <w:sz w:val="16"/>
                <w:szCs w:val="16"/>
                <w:u w:val="single"/>
              </w:rPr>
            </w:r>
          </w:p>
          <w:p>
            <w:pPr>
              <w:pStyle w:val="DWNormal"/>
              <w:rPr>
                <w:rFonts w:cs="Arial"/>
                <w:b/>
                <w:sz w:val="16"/>
                <w:szCs w:val="16"/>
                <w:u w:val="single"/>
              </w:rPr>
            </w:pPr>
            <w:r>
              <w:rPr>
                <w:rFonts w:cs="Arial"/>
                <w:b/>
                <w:sz w:val="16"/>
                <w:szCs w:val="16"/>
                <w:u w:val="single"/>
              </w:rPr>
            </w:r>
          </w:p>
          <w:p>
            <w:pPr>
              <w:pStyle w:val="DWNormal"/>
              <w:rPr>
                <w:rFonts w:cs="Arial"/>
                <w:b/>
              </w:rPr>
            </w:pPr>
            <w:r>
              <w:rPr>
                <w:rFonts w:cs="Arial"/>
                <w:b/>
              </w:rPr>
            </w:r>
          </w:p>
          <w:p>
            <w:pPr>
              <w:pStyle w:val="DWNormal"/>
              <w:rPr>
                <w:rFonts w:cs="Arial"/>
                <w:b/>
              </w:rPr>
            </w:pPr>
            <w:r>
              <w:rPr>
                <w:rFonts w:cs="Arial"/>
                <w:b/>
              </w:rPr>
            </w:r>
          </w:p>
        </w:tc>
        <w:tc>
          <w:tcPr>
            <w:tcW w:w="23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</w:r>
          </w:p>
        </w:tc>
        <w:tc>
          <w:tcPr>
            <w:tcW w:w="2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</w:r>
          </w:p>
        </w:tc>
        <w:tc>
          <w:tcPr>
            <w:tcW w:w="2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</w:r>
          </w:p>
        </w:tc>
      </w:tr>
      <w:tr>
        <w:trPr/>
        <w:tc>
          <w:tcPr>
            <w:tcW w:w="2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  <w:t>Sexuality</w:t>
            </w:r>
          </w:p>
          <w:p>
            <w:pPr>
              <w:pStyle w:val="DWNormal"/>
              <w:rPr>
                <w:rFonts w:cs="Arial"/>
                <w:b/>
                <w:sz w:val="16"/>
                <w:szCs w:val="16"/>
                <w:u w:val="single"/>
              </w:rPr>
            </w:pPr>
            <w:r>
              <w:rPr>
                <w:rFonts w:cs="Arial"/>
                <w:b/>
                <w:sz w:val="16"/>
                <w:szCs w:val="16"/>
                <w:u w:val="single"/>
              </w:rPr>
            </w:r>
          </w:p>
          <w:p>
            <w:pPr>
              <w:pStyle w:val="DWNormal"/>
              <w:numPr>
                <w:ilvl w:val="0"/>
                <w:numId w:val="17"/>
              </w:numPr>
              <w:textAlignment w:val="auto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Relationships/roles</w:t>
            </w:r>
          </w:p>
          <w:p>
            <w:pPr>
              <w:pStyle w:val="DWNormal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</w:r>
          </w:p>
          <w:p>
            <w:pPr>
              <w:pStyle w:val="DWNormal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</w:r>
          </w:p>
          <w:p>
            <w:pPr>
              <w:pStyle w:val="DWNormal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</w:r>
          </w:p>
        </w:tc>
        <w:tc>
          <w:tcPr>
            <w:tcW w:w="23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rFonts w:cs="Arial"/>
                <w:b/>
                <w:sz w:val="16"/>
                <w:szCs w:val="16"/>
                <w:u w:val="single"/>
              </w:rPr>
            </w:pPr>
            <w:r>
              <w:rPr>
                <w:rFonts w:cs="Arial"/>
                <w:b/>
                <w:sz w:val="16"/>
                <w:szCs w:val="16"/>
                <w:u w:val="single"/>
              </w:rPr>
            </w:r>
          </w:p>
        </w:tc>
        <w:tc>
          <w:tcPr>
            <w:tcW w:w="2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</w:r>
          </w:p>
        </w:tc>
        <w:tc>
          <w:tcPr>
            <w:tcW w:w="2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</w:r>
          </w:p>
        </w:tc>
      </w:tr>
      <w:tr>
        <w:trPr/>
        <w:tc>
          <w:tcPr>
            <w:tcW w:w="2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  <w:t>Mental Health</w:t>
            </w:r>
          </w:p>
          <w:p>
            <w:pPr>
              <w:pStyle w:val="DWNormal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</w:r>
          </w:p>
          <w:p>
            <w:pPr>
              <w:pStyle w:val="DWNormal"/>
              <w:numPr>
                <w:ilvl w:val="0"/>
                <w:numId w:val="17"/>
              </w:numPr>
              <w:textAlignment w:val="auto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History, Adjustment</w:t>
            </w:r>
          </w:p>
          <w:p>
            <w:pPr>
              <w:pStyle w:val="DWNormal"/>
              <w:rPr>
                <w:rFonts w:cs="Arial"/>
                <w:b/>
                <w:sz w:val="16"/>
                <w:szCs w:val="16"/>
                <w:u w:val="single"/>
              </w:rPr>
            </w:pPr>
            <w:r>
              <w:rPr>
                <w:rFonts w:cs="Arial"/>
                <w:b/>
                <w:sz w:val="16"/>
                <w:szCs w:val="16"/>
                <w:u w:val="single"/>
              </w:rPr>
            </w:r>
          </w:p>
          <w:p>
            <w:pPr>
              <w:pStyle w:val="DWNormal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  <w:t>Pain</w:t>
            </w:r>
          </w:p>
          <w:p>
            <w:pPr>
              <w:pStyle w:val="DWNormal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</w:r>
          </w:p>
          <w:p>
            <w:pPr>
              <w:pStyle w:val="DWNormal"/>
              <w:numPr>
                <w:ilvl w:val="0"/>
                <w:numId w:val="17"/>
              </w:numPr>
              <w:textAlignment w:val="auto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Type/Location/Acute/Chronic</w:t>
            </w:r>
          </w:p>
          <w:p>
            <w:pPr>
              <w:pStyle w:val="DWNormal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</w:r>
          </w:p>
          <w:p>
            <w:pPr>
              <w:pStyle w:val="DWNormal"/>
              <w:numPr>
                <w:ilvl w:val="0"/>
                <w:numId w:val="17"/>
              </w:numPr>
              <w:textAlignment w:val="auto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Strategies used</w:t>
            </w:r>
          </w:p>
          <w:p>
            <w:pPr>
              <w:pStyle w:val="DWNormal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23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</w:r>
          </w:p>
        </w:tc>
        <w:tc>
          <w:tcPr>
            <w:tcW w:w="2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</w:r>
          </w:p>
        </w:tc>
        <w:tc>
          <w:tcPr>
            <w:tcW w:w="2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</w:r>
          </w:p>
        </w:tc>
      </w:tr>
      <w:tr>
        <w:trPr/>
        <w:tc>
          <w:tcPr>
            <w:tcW w:w="2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  <w:t>Cognition/Behaviour</w:t>
            </w:r>
          </w:p>
          <w:p>
            <w:pPr>
              <w:pStyle w:val="DWNormal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</w:r>
          </w:p>
          <w:p>
            <w:pPr>
              <w:pStyle w:val="DWNormal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  <w:p>
            <w:pPr>
              <w:pStyle w:val="DWNormal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</w:r>
          </w:p>
          <w:p>
            <w:pPr>
              <w:pStyle w:val="DWNormal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</w:r>
          </w:p>
          <w:p>
            <w:pPr>
              <w:pStyle w:val="DWNormal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</w:r>
          </w:p>
        </w:tc>
        <w:tc>
          <w:tcPr>
            <w:tcW w:w="23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rFonts w:cs="Arial"/>
                <w:b/>
                <w:sz w:val="16"/>
                <w:szCs w:val="16"/>
                <w:u w:val="single"/>
              </w:rPr>
            </w:pPr>
            <w:r>
              <w:rPr>
                <w:rFonts w:cs="Arial"/>
                <w:b/>
                <w:sz w:val="16"/>
                <w:szCs w:val="16"/>
                <w:u w:val="single"/>
              </w:rPr>
            </w:r>
          </w:p>
        </w:tc>
        <w:tc>
          <w:tcPr>
            <w:tcW w:w="2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</w:r>
          </w:p>
        </w:tc>
        <w:tc>
          <w:tcPr>
            <w:tcW w:w="2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WNormal"/>
              <w:snapToGrid w:val="false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</w:r>
          </w:p>
        </w:tc>
      </w:tr>
    </w:tbl>
    <w:p>
      <w:pPr>
        <w:pStyle w:val="Normal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rPr>
          <w:rFonts w:cs="Arial"/>
          <w:szCs w:val="22"/>
        </w:rPr>
      </w:pPr>
      <w:r>
        <w:rPr>
          <w:rFonts w:cs="Arial"/>
          <w:szCs w:val="22"/>
        </w:rPr>
        <w:t>DMRC OT referral:</w:t>
      </w:r>
    </w:p>
    <w:p>
      <w:pPr>
        <w:pStyle w:val="Normal"/>
        <w:rPr>
          <w:rFonts w:cs="Arial"/>
          <w:szCs w:val="22"/>
        </w:rPr>
      </w:pPr>
      <w:r>
        <w:rPr>
          <w:rFonts w:cs="Arial"/>
          <w:szCs w:val="22"/>
        </w:rPr>
      </w:r>
    </w:p>
    <w:p>
      <w:pPr>
        <w:pStyle w:val="Normal"/>
        <w:rPr>
          <w:rFonts w:cs="Arial"/>
          <w:szCs w:val="22"/>
        </w:rPr>
      </w:pPr>
      <w:r>
        <w:rPr>
          <w:rFonts w:cs="Arial"/>
          <w:szCs w:val="22"/>
        </w:rPr>
        <w:t>Date:</w:t>
      </w:r>
    </w:p>
    <w:p>
      <w:pPr>
        <w:pStyle w:val="Normal"/>
        <w:rPr>
          <w:rFonts w:cs="Arial"/>
          <w:szCs w:val="22"/>
        </w:rPr>
      </w:pPr>
      <w:r>
        <w:rPr>
          <w:rFonts w:cs="Arial"/>
          <w:szCs w:val="22"/>
        </w:rPr>
      </w:r>
    </w:p>
    <w:p>
      <w:pPr>
        <w:pStyle w:val="Normal"/>
        <w:rPr>
          <w:rFonts w:cs="Arial"/>
          <w:szCs w:val="22"/>
        </w:rPr>
      </w:pPr>
      <w:r>
        <w:rPr>
          <w:rFonts w:cs="Arial"/>
          <w:szCs w:val="22"/>
        </w:rPr>
        <w:t>Completed by:</w:t>
      </w:r>
    </w:p>
    <w:p>
      <w:pPr>
        <w:pStyle w:val="Normal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rPr>
          <w:rFonts w:cs="Arial"/>
          <w:b/>
          <w:szCs w:val="24"/>
          <w:u w:val="single"/>
        </w:rPr>
      </w:pPr>
      <w:r>
        <w:rPr>
          <w:rFonts w:cs="Arial"/>
          <w:b/>
          <w:szCs w:val="24"/>
          <w:u w:val="single"/>
        </w:rPr>
        <w:t>UPDATES</w:t>
      </w:r>
    </w:p>
    <w:p>
      <w:pPr>
        <w:pStyle w:val="Normal"/>
        <w:rPr>
          <w:rFonts w:cs="Arial"/>
          <w:b/>
          <w:szCs w:val="24"/>
          <w:u w:val="single"/>
        </w:rPr>
      </w:pPr>
      <w:r>
        <w:rPr>
          <w:rFonts w:cs="Arial"/>
          <w:b/>
          <w:szCs w:val="24"/>
          <w:u w:val="single"/>
        </w:rPr>
      </w:r>
    </w:p>
    <w:tbl>
      <w:tblPr>
        <w:tblW w:w="100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21"/>
        <w:gridCol w:w="2321"/>
        <w:gridCol w:w="2322"/>
        <w:gridCol w:w="3044"/>
      </w:tblGrid>
      <w:tr>
        <w:trPr/>
        <w:tc>
          <w:tcPr>
            <w:tcW w:w="2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Communication</w:t>
            </w:r>
          </w:p>
        </w:tc>
        <w:tc>
          <w:tcPr>
            <w:tcW w:w="2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Date/Time</w:t>
            </w:r>
          </w:p>
        </w:tc>
        <w:tc>
          <w:tcPr>
            <w:tcW w:w="2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Topic/Action</w:t>
            </w:r>
          </w:p>
        </w:tc>
        <w:tc>
          <w:tcPr>
            <w:tcW w:w="30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Signature</w:t>
            </w:r>
          </w:p>
        </w:tc>
      </w:tr>
      <w:tr>
        <w:trPr/>
        <w:tc>
          <w:tcPr>
            <w:tcW w:w="2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  <w:tc>
          <w:tcPr>
            <w:tcW w:w="2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  <w:tc>
          <w:tcPr>
            <w:tcW w:w="2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  <w:tc>
          <w:tcPr>
            <w:tcW w:w="30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</w:tr>
      <w:tr>
        <w:trPr/>
        <w:tc>
          <w:tcPr>
            <w:tcW w:w="2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  <w:tc>
          <w:tcPr>
            <w:tcW w:w="2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  <w:tc>
          <w:tcPr>
            <w:tcW w:w="2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  <w:tc>
          <w:tcPr>
            <w:tcW w:w="30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</w:tr>
      <w:tr>
        <w:trPr/>
        <w:tc>
          <w:tcPr>
            <w:tcW w:w="2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  <w:tc>
          <w:tcPr>
            <w:tcW w:w="2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  <w:tc>
          <w:tcPr>
            <w:tcW w:w="2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  <w:tc>
          <w:tcPr>
            <w:tcW w:w="30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</w:tr>
      <w:tr>
        <w:trPr/>
        <w:tc>
          <w:tcPr>
            <w:tcW w:w="2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  <w:tc>
          <w:tcPr>
            <w:tcW w:w="2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  <w:tc>
          <w:tcPr>
            <w:tcW w:w="2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  <w:tc>
          <w:tcPr>
            <w:tcW w:w="30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</w:tr>
      <w:tr>
        <w:trPr/>
        <w:tc>
          <w:tcPr>
            <w:tcW w:w="2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  <w:tc>
          <w:tcPr>
            <w:tcW w:w="2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  <w:tc>
          <w:tcPr>
            <w:tcW w:w="2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  <w:tc>
          <w:tcPr>
            <w:tcW w:w="30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</w:tr>
      <w:tr>
        <w:trPr/>
        <w:tc>
          <w:tcPr>
            <w:tcW w:w="2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  <w:tc>
          <w:tcPr>
            <w:tcW w:w="2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  <w:tc>
          <w:tcPr>
            <w:tcW w:w="2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  <w:tc>
          <w:tcPr>
            <w:tcW w:w="30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</w:tr>
      <w:tr>
        <w:trPr/>
        <w:tc>
          <w:tcPr>
            <w:tcW w:w="2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  <w:tc>
          <w:tcPr>
            <w:tcW w:w="2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  <w:tc>
          <w:tcPr>
            <w:tcW w:w="2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  <w:tc>
          <w:tcPr>
            <w:tcW w:w="30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</w:tr>
      <w:tr>
        <w:trPr/>
        <w:tc>
          <w:tcPr>
            <w:tcW w:w="2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  <w:tc>
          <w:tcPr>
            <w:tcW w:w="2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  <w:tc>
          <w:tcPr>
            <w:tcW w:w="2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  <w:tc>
          <w:tcPr>
            <w:tcW w:w="30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</w:tr>
      <w:tr>
        <w:trPr/>
        <w:tc>
          <w:tcPr>
            <w:tcW w:w="2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  <w:tc>
          <w:tcPr>
            <w:tcW w:w="2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  <w:tc>
          <w:tcPr>
            <w:tcW w:w="2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  <w:tc>
          <w:tcPr>
            <w:tcW w:w="30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</w:tr>
    </w:tbl>
    <w:p>
      <w:pPr>
        <w:pStyle w:val="Normal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rPr>
          <w:rFonts w:cs="Arial"/>
          <w:szCs w:val="24"/>
        </w:rPr>
      </w:pPr>
      <w:r>
        <w:rPr>
          <w:rFonts w:cs="Arial"/>
          <w:szCs w:val="24"/>
        </w:rPr>
        <w:t xml:space="preserve">On discharge 2 weeks Medication/dressings/continence products to be sent with patient: </w:t>
      </w:r>
    </w:p>
    <w:p>
      <w:pPr>
        <w:pStyle w:val="Normal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rPr>
          <w:rFonts w:cs="Arial"/>
          <w:szCs w:val="24"/>
        </w:rPr>
      </w:pPr>
      <w:r>
        <w:rPr>
          <w:rFonts w:cs="Arial"/>
          <w:szCs w:val="24"/>
        </w:rPr>
        <w:t>Date Requested:________ Signature____________________________</w:t>
      </w:r>
    </w:p>
    <w:p>
      <w:pPr>
        <w:pStyle w:val="Normal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rPr>
          <w:rFonts w:cs="Arial"/>
          <w:szCs w:val="24"/>
        </w:rPr>
      </w:pPr>
      <w:r>
        <w:rPr>
          <w:rFonts w:cs="Arial"/>
          <w:szCs w:val="24"/>
        </w:rPr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720" w:top="1134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rFonts w:cs="Arial"/>
        <w:sz w:val="18"/>
        <w:szCs w:val="18"/>
      </w:rPr>
    </w:pPr>
    <w:r>
      <w:rPr>
        <w:rFonts w:cs="Arial"/>
        <w:sz w:val="18"/>
        <w:szCs w:val="18"/>
      </w:rPr>
      <w:t xml:space="preserve">DMRC Neurological Rehabilitation Referral Form                  </w:t>
    </w:r>
    <w:r>
      <w:rPr>
        <w:rStyle w:val="PageNumber"/>
        <w:sz w:val="18"/>
        <w:szCs w:val="18"/>
      </w:rPr>
      <w:fldChar w:fldCharType="begin"/>
    </w:r>
    <w:r>
      <w:rPr>
        <w:rStyle w:val="PageNumber"/>
        <w:sz w:val="18"/>
        <w:szCs w:val="18"/>
      </w:rPr>
      <w:instrText xml:space="preserve"> PAGE </w:instrText>
    </w:r>
    <w:r>
      <w:rPr>
        <w:rStyle w:val="PageNumber"/>
        <w:sz w:val="18"/>
        <w:szCs w:val="18"/>
      </w:rPr>
      <w:fldChar w:fldCharType="separate"/>
    </w:r>
    <w:r>
      <w:rPr>
        <w:rStyle w:val="PageNumber"/>
        <w:sz w:val="18"/>
        <w:szCs w:val="18"/>
      </w:rPr>
      <w:t>5</w:t>
    </w:r>
    <w:r>
      <w:rPr>
        <w:rStyle w:val="PageNumber"/>
        <w:sz w:val="18"/>
        <w:szCs w:val="18"/>
      </w:rPr>
      <w:fldChar w:fldCharType="end"/>
    </w:r>
    <w:r>
      <w:rPr>
        <w:rFonts w:cs="Arial"/>
        <w:sz w:val="18"/>
        <w:szCs w:val="18"/>
      </w:rPr>
      <w:t xml:space="preserve">                                                                  September 2014</w:t>
    </w:r>
  </w:p>
  <w:p>
    <w:pPr>
      <w:pStyle w:val="Header"/>
      <w:spacing w:before="0" w:after="0"/>
      <w:rPr>
        <w:sz w:val="18"/>
        <w:szCs w:val="18"/>
      </w:rPr>
    </w:pPr>
    <w:r>
      <w:rPr>
        <w:sz w:val="18"/>
        <w:szCs w:val="18"/>
      </w:rPr>
      <w:t>Version 3.0</w:t>
    </w:r>
  </w:p>
  <w:p>
    <w:pPr>
      <w:pStyle w:val="Header"/>
      <w:tabs>
        <w:tab w:val="clear" w:pos="567"/>
        <w:tab w:val="center" w:pos="4819" w:leader="none"/>
        <w:tab w:val="right" w:pos="9639" w:leader="none"/>
      </w:tabs>
      <w:spacing w:before="0" w:after="0"/>
      <w:rPr>
        <w:sz w:val="18"/>
        <w:szCs w:val="18"/>
      </w:rPr>
    </w:pPr>
    <w:r>
      <w:rPr>
        <w:sz w:val="18"/>
        <w:szCs w:val="18"/>
      </w:rPr>
      <w:tab/>
      <w:t>OFFICIAL SENSITIVE PERSONAL</w:t>
      <w:tab/>
    </w:r>
  </w:p>
  <w:p>
    <w:pPr>
      <w:pStyle w:val="Footer"/>
      <w:spacing w:before="0" w:after="0"/>
      <w:jc w:val="center"/>
      <w:rPr>
        <w:sz w:val="18"/>
        <w:szCs w:val="18"/>
      </w:rPr>
    </w:pPr>
    <w:r>
      <w:rPr>
        <w:sz w:val="18"/>
        <w:szCs w:val="18"/>
      </w:rPr>
      <w:t>Medical In Confidence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0"/>
      <w:jc w:val="center"/>
      <w:rPr>
        <w:sz w:val="18"/>
        <w:szCs w:val="18"/>
      </w:rPr>
    </w:pPr>
    <w:r>
      <w:rPr>
        <w:sz w:val="18"/>
        <w:szCs w:val="18"/>
      </w:rPr>
      <w:t>OFFICIAL SENSITIVE PERSONAL</w:t>
    </w:r>
  </w:p>
  <w:p>
    <w:pPr>
      <w:pStyle w:val="Header"/>
      <w:spacing w:before="0" w:after="0"/>
      <w:jc w:val="center"/>
      <w:rPr>
        <w:sz w:val="18"/>
        <w:szCs w:val="18"/>
      </w:rPr>
    </w:pPr>
    <w:r>
      <w:rPr>
        <w:sz w:val="18"/>
        <w:szCs w:val="18"/>
      </w:rPr>
      <w:t>Medical In Confidence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567"/>
        </w:tabs>
        <w:ind w:start="567" w:hanging="567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color w:val="000000"/>
      </w:rPr>
    </w:lvl>
    <w:lvl w:ilvl="1">
      <w:start w:val="1"/>
      <w:numFmt w:val="bullet"/>
      <w:lvlText w:val=""/>
      <w:lvlJc w:val="start"/>
      <w:pPr>
        <w:tabs>
          <w:tab w:val="num" w:pos="1134"/>
        </w:tabs>
        <w:ind w:start="1134" w:hanging="567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u w:val="none"/>
        <w:b w:val="false"/>
        <w:vanish w:val="false"/>
        <w:color w:val="000000"/>
      </w:rPr>
    </w:lvl>
    <w:lvl w:ilvl="2">
      <w:start w:val="1"/>
      <w:numFmt w:val="bullet"/>
      <w:lvlText w:val=""/>
      <w:lvlJc w:val="start"/>
      <w:pPr>
        <w:tabs>
          <w:tab w:val="num" w:pos="1701"/>
        </w:tabs>
        <w:ind w:start="1701" w:hanging="567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18"/>
        <w:sz w:val="18"/>
        <w:i w:val="false"/>
        <w:shadow w:val="false"/>
        <w:u w:val="none"/>
        <w:b w:val="false"/>
        <w:vanish w:val="false"/>
        <w:color w:val="000000"/>
      </w:rPr>
    </w:lvl>
    <w:lvl w:ilvl="3">
      <w:start w:val="1"/>
      <w:numFmt w:val="bullet"/>
      <w:lvlText w:val=""/>
      <w:lvlJc w:val="start"/>
      <w:pPr>
        <w:tabs>
          <w:tab w:val="num" w:pos="2268"/>
        </w:tabs>
        <w:ind w:start="2268" w:hanging="567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16"/>
        <w:sz w:val="16"/>
        <w:i w:val="false"/>
        <w:shadow w:val="false"/>
        <w:u w:val="none"/>
        <w:b w:val="false"/>
        <w:vanish w:val="false"/>
        <w:color w:val="000000"/>
      </w:rPr>
    </w:lvl>
    <w:lvl w:ilvl="4">
      <w:start w:val="1"/>
      <w:numFmt w:val="bullet"/>
      <w:lvlText w:val=""/>
      <w:lvlJc w:val="start"/>
      <w:pPr>
        <w:tabs>
          <w:tab w:val="num" w:pos="2835"/>
        </w:tabs>
        <w:ind w:start="2835" w:hanging="567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14"/>
        <w:sz w:val="14"/>
        <w:i w:val="false"/>
        <w:shadow w:val="false"/>
        <w:u w:val="none"/>
        <w:b w:val="false"/>
        <w:vanish w:val="false"/>
        <w:color w:val="000000"/>
      </w:rPr>
    </w:lvl>
    <w:lvl w:ilvl="5">
      <w:start w:val="1"/>
      <w:numFmt w:val="none"/>
      <w:suff w:val="nothing"/>
      <w:lvlText w:val=""/>
      <w:lvlJc w:val="start"/>
      <w:pPr>
        <w:tabs>
          <w:tab w:val="num" w:pos="2835"/>
        </w:tabs>
        <w:ind w:start="2835" w:hanging="567"/>
      </w:pPr>
      <w:rPr/>
    </w:lvl>
    <w:lvl w:ilvl="6">
      <w:start w:val="1"/>
      <w:numFmt w:val="none"/>
      <w:suff w:val="nothing"/>
      <w:lvlText w:val=""/>
      <w:lvlJc w:val="start"/>
      <w:pPr>
        <w:tabs>
          <w:tab w:val="num" w:pos="2835"/>
        </w:tabs>
        <w:ind w:start="2835" w:hanging="567"/>
      </w:pPr>
      <w:rPr/>
    </w:lvl>
    <w:lvl w:ilvl="7">
      <w:start w:val="1"/>
      <w:numFmt w:val="none"/>
      <w:suff w:val="nothing"/>
      <w:lvlText w:val=""/>
      <w:lvlJc w:val="start"/>
      <w:pPr>
        <w:tabs>
          <w:tab w:val="num" w:pos="2835"/>
        </w:tabs>
        <w:ind w:start="2835" w:hanging="567"/>
      </w:pPr>
      <w:rPr/>
    </w:lvl>
    <w:lvl w:ilvl="8">
      <w:start w:val="1"/>
      <w:numFmt w:val="none"/>
      <w:suff w:val="nothing"/>
      <w:lvlText w:val=""/>
      <w:lvlJc w:val="start"/>
      <w:pPr>
        <w:tabs>
          <w:tab w:val="num" w:pos="2835"/>
        </w:tabs>
        <w:ind w:start="2835" w:hanging="567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567"/>
        </w:tabs>
        <w:ind w:start="0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369"/>
        </w:tabs>
        <w:ind w:start="0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 w:val="false"/>
        <w:vanish w:val="false"/>
        <w:rFonts w:ascii="Arial" w:hAnsi="Arial" w:cs="Arial"/>
        <w:color w:val="000000"/>
      </w:rPr>
    </w:lvl>
    <w:lvl w:ilvl="1">
      <w:start w:val="1"/>
      <w:numFmt w:val="lowerLetter"/>
      <w:lvlText w:val="%2."/>
      <w:lvlJc w:val="start"/>
      <w:pPr>
        <w:tabs>
          <w:tab w:val="num" w:pos="737"/>
        </w:tabs>
        <w:ind w:start="369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 w:val="false"/>
        <w:vanish w:val="false"/>
        <w:rFonts w:ascii="Arial" w:hAnsi="Arial" w:cs="Arial"/>
        <w:color w:val="000000"/>
      </w:rPr>
    </w:lvl>
    <w:lvl w:ilvl="2">
      <w:start w:val="1"/>
      <w:numFmt w:val="decimal"/>
      <w:lvlText w:val="(%3)"/>
      <w:lvlJc w:val="start"/>
      <w:pPr>
        <w:tabs>
          <w:tab w:val="num" w:pos="1106"/>
        </w:tabs>
        <w:ind w:start="737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 w:val="false"/>
        <w:vanish w:val="false"/>
        <w:rFonts w:ascii="Arial" w:hAnsi="Arial" w:cs="Arial"/>
        <w:color w:val="000000"/>
      </w:rPr>
    </w:lvl>
    <w:lvl w:ilvl="3">
      <w:start w:val="1"/>
      <w:numFmt w:val="lowerLetter"/>
      <w:lvlText w:val="(%4)"/>
      <w:lvlJc w:val="start"/>
      <w:pPr>
        <w:tabs>
          <w:tab w:val="num" w:pos="1474"/>
        </w:tabs>
        <w:ind w:start="1106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 w:val="false"/>
        <w:vanish w:val="false"/>
        <w:rFonts w:ascii="Arial" w:hAnsi="Arial" w:cs="Arial"/>
        <w:color w:val="000000"/>
      </w:rPr>
    </w:lvl>
    <w:lvl w:ilvl="4">
      <w:start w:val="1"/>
      <w:numFmt w:val="lowerRoman"/>
      <w:lvlText w:val="%5."/>
      <w:lvlJc w:val="start"/>
      <w:pPr>
        <w:tabs>
          <w:tab w:val="num" w:pos="1843"/>
        </w:tabs>
        <w:ind w:start="1474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 w:val="false"/>
        <w:vanish w:val="false"/>
        <w:rFonts w:ascii="Arial" w:hAnsi="Arial" w:cs="Arial"/>
        <w:color w:val="000000"/>
      </w:rPr>
    </w:lvl>
    <w:lvl w:ilvl="5">
      <w:start w:val="1"/>
      <w:numFmt w:val="none"/>
      <w:suff w:val="nothing"/>
      <w:lvlText w:val="%5."/>
      <w:lvlJc w:val="start"/>
      <w:pPr>
        <w:tabs>
          <w:tab w:val="num" w:pos="1843"/>
        </w:tabs>
        <w:ind w:start="1474" w:hanging="0"/>
      </w:pPr>
      <w:rPr>
        <w:sz w:val="24"/>
        <w:i w:val="false"/>
        <w:b w:val="false"/>
      </w:rPr>
    </w:lvl>
    <w:lvl w:ilvl="6">
      <w:start w:val="1"/>
      <w:numFmt w:val="none"/>
      <w:suff w:val="nothing"/>
      <w:lvlText w:val="%5."/>
      <w:lvlJc w:val="start"/>
      <w:pPr>
        <w:tabs>
          <w:tab w:val="num" w:pos="1843"/>
        </w:tabs>
        <w:ind w:start="1474" w:hanging="0"/>
      </w:pPr>
      <w:rPr>
        <w:sz w:val="24"/>
        <w:i w:val="false"/>
        <w:b w:val="false"/>
      </w:rPr>
    </w:lvl>
    <w:lvl w:ilvl="7">
      <w:start w:val="1"/>
      <w:numFmt w:val="none"/>
      <w:suff w:val="nothing"/>
      <w:lvlText w:val="%5."/>
      <w:lvlJc w:val="start"/>
      <w:pPr>
        <w:tabs>
          <w:tab w:val="num" w:pos="1843"/>
        </w:tabs>
        <w:ind w:start="1474" w:hanging="0"/>
      </w:pPr>
      <w:rPr/>
    </w:lvl>
    <w:lvl w:ilvl="8">
      <w:start w:val="1"/>
      <w:numFmt w:val="none"/>
      <w:suff w:val="nothing"/>
      <w:lvlText w:val="%5."/>
      <w:lvlJc w:val="start"/>
      <w:pPr>
        <w:tabs>
          <w:tab w:val="num" w:pos="1843"/>
        </w:tabs>
        <w:ind w:start="1474" w:hanging="0"/>
      </w:pPr>
      <w:rPr/>
    </w:lvl>
  </w:abstractNum>
  <w:abstractNum w:abstractNumId="10">
    <w:lvl w:ilvl="0">
      <w:start w:val="1"/>
      <w:numFmt w:val="upperLetter"/>
      <w:lvlText w:val="%1."/>
      <w:lvlJc w:val="start"/>
      <w:pPr>
        <w:tabs>
          <w:tab w:val="num" w:pos="567"/>
        </w:tabs>
        <w:ind w:start="0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</w:abstractNum>
  <w:abstractNum w:abstractNumId="11">
    <w:lvl w:ilvl="0">
      <w:start w:val="1"/>
      <w:numFmt w:val="decimal"/>
      <w:lvlText w:val="-"/>
      <w:lvlJc w:val="start"/>
      <w:pPr>
        <w:tabs>
          <w:tab w:val="num" w:pos="567"/>
        </w:tabs>
        <w:ind w:start="567" w:hanging="567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  <w:lvl w:ilvl="1">
      <w:start w:val="1"/>
      <w:numFmt w:val="lowerLetter"/>
      <w:lvlText w:val="--"/>
      <w:lvlJc w:val="start"/>
      <w:pPr>
        <w:tabs>
          <w:tab w:val="num" w:pos="1134"/>
        </w:tabs>
        <w:ind w:start="1134" w:hanging="567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  <w:lvl w:ilvl="2">
      <w:start w:val="1"/>
      <w:numFmt w:val="decimal"/>
      <w:lvlText w:val="---"/>
      <w:lvlJc w:val="start"/>
      <w:pPr>
        <w:tabs>
          <w:tab w:val="num" w:pos="1701"/>
        </w:tabs>
        <w:ind w:start="1701" w:hanging="567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  <w:lvl w:ilvl="3">
      <w:start w:val="1"/>
      <w:numFmt w:val="lowerLetter"/>
      <w:lvlText w:val="----"/>
      <w:lvlJc w:val="start"/>
      <w:pPr>
        <w:tabs>
          <w:tab w:val="num" w:pos="2268"/>
        </w:tabs>
        <w:ind w:start="2268" w:hanging="567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  <w:lvl w:ilvl="4">
      <w:start w:val="1"/>
      <w:numFmt w:val="lowerRoman"/>
      <w:lvlText w:val="-----"/>
      <w:lvlJc w:val="start"/>
      <w:pPr>
        <w:tabs>
          <w:tab w:val="num" w:pos="2835"/>
        </w:tabs>
        <w:ind w:start="2835" w:hanging="567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  <w:lvl w:ilvl="5">
      <w:start w:val="1"/>
      <w:numFmt w:val="none"/>
      <w:suff w:val="nothing"/>
      <w:lvlText w:val="-----"/>
      <w:lvlJc w:val="start"/>
      <w:pPr>
        <w:tabs>
          <w:tab w:val="num" w:pos="2835"/>
        </w:tabs>
        <w:ind w:start="2835" w:hanging="567"/>
      </w:pPr>
      <w:rPr/>
    </w:lvl>
    <w:lvl w:ilvl="6">
      <w:start w:val="1"/>
      <w:numFmt w:val="none"/>
      <w:suff w:val="nothing"/>
      <w:lvlText w:val="-----"/>
      <w:lvlJc w:val="start"/>
      <w:pPr>
        <w:tabs>
          <w:tab w:val="num" w:pos="2835"/>
        </w:tabs>
        <w:ind w:start="2835" w:hanging="567"/>
      </w:pPr>
      <w:rPr/>
    </w:lvl>
    <w:lvl w:ilvl="7">
      <w:start w:val="1"/>
      <w:numFmt w:val="none"/>
      <w:suff w:val="nothing"/>
      <w:lvlText w:val="-----"/>
      <w:lvlJc w:val="start"/>
      <w:pPr>
        <w:tabs>
          <w:tab w:val="num" w:pos="2835"/>
        </w:tabs>
        <w:ind w:start="2835" w:hanging="567"/>
      </w:pPr>
      <w:rPr/>
    </w:lvl>
    <w:lvl w:ilvl="8">
      <w:start w:val="1"/>
      <w:numFmt w:val="none"/>
      <w:suff w:val="nothing"/>
      <w:lvlText w:val="-----"/>
      <w:lvlJc w:val="start"/>
      <w:pPr>
        <w:tabs>
          <w:tab w:val="num" w:pos="2835"/>
        </w:tabs>
        <w:ind w:start="2835" w:hanging="567"/>
      </w:pPr>
      <w:rPr/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567"/>
        </w:tabs>
        <w:ind w:start="0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u w:val="none"/>
        <w:b w:val="false"/>
        <w:vanish w:val="false"/>
        <w:rFonts w:ascii="Arial" w:hAnsi="Arial" w:cs="Arial"/>
        <w:color w:val="000000"/>
      </w:rPr>
    </w:lvl>
    <w:lvl w:ilvl="1">
      <w:start w:val="1"/>
      <w:numFmt w:val="lowerLetter"/>
      <w:lvlText w:val="%2."/>
      <w:lvlJc w:val="start"/>
      <w:pPr>
        <w:tabs>
          <w:tab w:val="num" w:pos="1134"/>
        </w:tabs>
        <w:ind w:start="567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u w:val="none"/>
        <w:b w:val="false"/>
        <w:vanish w:val="false"/>
        <w:rFonts w:ascii="Arial" w:hAnsi="Arial" w:cs="Arial"/>
        <w:color w:val="000000"/>
      </w:rPr>
    </w:lvl>
    <w:lvl w:ilvl="2">
      <w:start w:val="1"/>
      <w:numFmt w:val="decimal"/>
      <w:lvlText w:val="(%3)"/>
      <w:lvlJc w:val="start"/>
      <w:pPr>
        <w:tabs>
          <w:tab w:val="num" w:pos="1701"/>
        </w:tabs>
        <w:ind w:start="1134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u w:val="none"/>
        <w:b w:val="false"/>
        <w:vanish w:val="false"/>
        <w:rFonts w:ascii="Arial" w:hAnsi="Arial" w:cs="Arial"/>
        <w:color w:val="000000"/>
      </w:rPr>
    </w:lvl>
    <w:lvl w:ilvl="3">
      <w:start w:val="1"/>
      <w:numFmt w:val="lowerLetter"/>
      <w:lvlText w:val="(%4)"/>
      <w:lvlJc w:val="start"/>
      <w:pPr>
        <w:tabs>
          <w:tab w:val="num" w:pos="2268"/>
        </w:tabs>
        <w:ind w:start="1701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u w:val="none"/>
        <w:b w:val="false"/>
        <w:vanish w:val="false"/>
        <w:rFonts w:ascii="Arial" w:hAnsi="Arial" w:cs="Arial"/>
        <w:color w:val="000000"/>
      </w:rPr>
    </w:lvl>
    <w:lvl w:ilvl="4">
      <w:start w:val="1"/>
      <w:numFmt w:val="lowerRoman"/>
      <w:lvlText w:val="%5."/>
      <w:lvlJc w:val="start"/>
      <w:pPr>
        <w:tabs>
          <w:tab w:val="num" w:pos="2835"/>
        </w:tabs>
        <w:ind w:start="2268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u w:val="none"/>
        <w:b w:val="false"/>
        <w:vanish w:val="false"/>
        <w:rFonts w:ascii="Arial" w:hAnsi="Arial" w:cs="Arial"/>
        <w:color w:val="000000"/>
      </w:rPr>
    </w:lvl>
    <w:lvl w:ilvl="5">
      <w:start w:val="1"/>
      <w:numFmt w:val="none"/>
      <w:suff w:val="nothing"/>
      <w:lvlText w:val="%5."/>
      <w:lvlJc w:val="start"/>
      <w:pPr>
        <w:tabs>
          <w:tab w:val="num" w:pos="2835"/>
        </w:tabs>
        <w:ind w:start="2268" w:hanging="0"/>
      </w:pPr>
      <w:rPr>
        <w:sz w:val="24"/>
        <w:i w:val="false"/>
        <w:b w:val="false"/>
      </w:rPr>
    </w:lvl>
    <w:lvl w:ilvl="6">
      <w:start w:val="1"/>
      <w:numFmt w:val="none"/>
      <w:suff w:val="nothing"/>
      <w:lvlText w:val="%5."/>
      <w:lvlJc w:val="start"/>
      <w:pPr>
        <w:tabs>
          <w:tab w:val="num" w:pos="2835"/>
        </w:tabs>
        <w:ind w:start="2268" w:hanging="0"/>
      </w:pPr>
      <w:rPr>
        <w:sz w:val="24"/>
        <w:i w:val="false"/>
        <w:b w:val="false"/>
      </w:rPr>
    </w:lvl>
    <w:lvl w:ilvl="7">
      <w:start w:val="1"/>
      <w:numFmt w:val="none"/>
      <w:suff w:val="nothing"/>
      <w:lvlText w:val="%5."/>
      <w:lvlJc w:val="start"/>
      <w:pPr>
        <w:tabs>
          <w:tab w:val="num" w:pos="2835"/>
        </w:tabs>
        <w:ind w:start="2268" w:hanging="0"/>
      </w:pPr>
      <w:rPr/>
    </w:lvl>
    <w:lvl w:ilvl="8">
      <w:start w:val="1"/>
      <w:numFmt w:val="none"/>
      <w:suff w:val="nothing"/>
      <w:lvlText w:val="%5."/>
      <w:lvlJc w:val="start"/>
      <w:pPr>
        <w:tabs>
          <w:tab w:val="num" w:pos="2835"/>
        </w:tabs>
        <w:ind w:start="2268" w:hanging="0"/>
      </w:pPr>
      <w:rPr/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val="bestFit" w:percent="20"/>
  <w:defaultTabStop w:val="567"/>
  <w:autoHyphenation w:val="true"/>
  <w:hyphenationZone w:val="0"/>
  <w:compat>
    <w:doNotBreakWrappedTables/>
    <w:compatSetting w:name="compatibilityMode" w:uri="http://schemas.microsoft.com/office/word" w:val="11"/>
  </w:compat>
  <w:docVars>
    <w:docVar w:name="DL Format" w:val="RL"/>
    <w:docVar w:name="DW Format" w:val="L0"/>
    <w:docVar w:name="DW FormatName" w:val="Letter"/>
    <w:docVar w:name="DW SBapp" w:val=" 0"/>
    <w:docVar w:name="DW SBfap" w:val=" 1"/>
    <w:docVar w:name="DW SigBlock" w:val="1"/>
    <w:docVar w:name="PCS_DOCUMENT_NAME" w:val="DMRC_Neurological_Rehabilitation_Referral_v3_0.dot"/>
    <w:docVar w:name="PCS_HANDLE" w:val="262560"/>
    <w:docVar w:name="PCS_MSG" w:val="49502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0"/>
      <w:textAlignment w:val="baseline"/>
    </w:pPr>
    <w:rPr>
      <w:rFonts w:ascii="Arial" w:hAnsi="Arial" w:eastAsia="Times New Roman" w:cs="Arial"/>
      <w:color w:val="auto"/>
      <w:kern w:val="2"/>
      <w:sz w:val="22"/>
      <w:szCs w:val="20"/>
      <w:lang w:val="en-GB" w:bidi="ar-SA" w:eastAsia="zh-CN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i/>
      <w:kern w:val="2"/>
      <w:sz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kern w:val="2"/>
      <w:sz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rFonts w:ascii="Arial" w:hAnsi="Arial" w:cs="Arial"/>
      <w:b/>
      <w:kern w:val="2"/>
      <w:sz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b/>
      <w:i/>
      <w:kern w:val="2"/>
      <w:sz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b/>
      <w:kern w:val="2"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  <w:kern w:val="2"/>
      <w:sz w:val="22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kern w:val="2"/>
      <w:sz w:val="22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kern w:val="2"/>
      <w:sz w:val="22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2"/>
      <w:sz w:val="22"/>
      <w:vertAlign w:val="baseline"/>
    </w:rPr>
  </w:style>
  <w:style w:type="character" w:styleId="WW8Num2z1">
    <w:name w:val="WW8Num2z1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0"/>
      <w:sz w:val="20"/>
      <w:u w:val="none"/>
      <w:vertAlign w:val="baseline"/>
    </w:rPr>
  </w:style>
  <w:style w:type="character" w:styleId="WW8Num2z2">
    <w:name w:val="WW8Num2z2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18"/>
      <w:sz w:val="18"/>
      <w:u w:val="none"/>
      <w:vertAlign w:val="baseline"/>
    </w:rPr>
  </w:style>
  <w:style w:type="character" w:styleId="WW8Num2z3">
    <w:name w:val="WW8Num2z3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16"/>
      <w:sz w:val="16"/>
      <w:u w:val="none"/>
      <w:vertAlign w:val="baseline"/>
    </w:rPr>
  </w:style>
  <w:style w:type="character" w:styleId="WW8Num2z4">
    <w:name w:val="WW8Num2z4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14"/>
      <w:sz w:val="14"/>
      <w:u w:val="none"/>
      <w:vertAlign w:val="baseline"/>
    </w:rPr>
  </w:style>
  <w:style w:type="character" w:styleId="WW8Num2z5">
    <w:name w:val="WW8Num2z5"/>
    <w:qFormat/>
    <w:rPr/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2"/>
      <w:sz w:val="22"/>
      <w:vertAlign w:val="baseline"/>
    </w:rPr>
  </w:style>
  <w:style w:type="character" w:styleId="WW8Num8z0">
    <w:name w:val="WW8Num8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0"/>
      <w:sz w:val="20"/>
      <w:vertAlign w:val="baseline"/>
    </w:rPr>
  </w:style>
  <w:style w:type="character" w:styleId="WW8Num8z5">
    <w:name w:val="WW8Num8z5"/>
    <w:qFormat/>
    <w:rPr>
      <w:b w:val="false"/>
      <w:i w:val="false"/>
      <w:sz w:val="24"/>
    </w:rPr>
  </w:style>
  <w:style w:type="character" w:styleId="WW8Num8z7">
    <w:name w:val="WW8Num8z7"/>
    <w:qFormat/>
    <w:rPr/>
  </w:style>
  <w:style w:type="character" w:styleId="WW8Num9z0">
    <w:name w:val="WW8Num9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2"/>
      <w:sz w:val="22"/>
      <w:vertAlign w:val="baseline"/>
    </w:rPr>
  </w:style>
  <w:style w:type="character" w:styleId="WW8Num10z0">
    <w:name w:val="WW8Num10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2"/>
      <w:sz w:val="22"/>
      <w:vertAlign w:val="baseline"/>
    </w:rPr>
  </w:style>
  <w:style w:type="character" w:styleId="WW8Num10z5">
    <w:name w:val="WW8Num10z5"/>
    <w:qFormat/>
    <w:rPr/>
  </w:style>
  <w:style w:type="character" w:styleId="WW8Num11z0">
    <w:name w:val="WW8Num11z0"/>
    <w:qFormat/>
    <w:rPr>
      <w:rFonts w:ascii="Symbol" w:hAnsi="Symbol" w:cs="Symbo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2z0">
    <w:name w:val="WW8Num12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2"/>
      <w:sz w:val="22"/>
      <w:u w:val="none"/>
      <w:vertAlign w:val="baseline"/>
    </w:rPr>
  </w:style>
  <w:style w:type="character" w:styleId="WW8Num12z5">
    <w:name w:val="WW8Num12z5"/>
    <w:qFormat/>
    <w:rPr>
      <w:b w:val="false"/>
      <w:i w:val="false"/>
      <w:sz w:val="24"/>
    </w:rPr>
  </w:style>
  <w:style w:type="character" w:styleId="WW8Num12z7">
    <w:name w:val="WW8Num12z7"/>
    <w:qFormat/>
    <w:rPr/>
  </w:style>
  <w:style w:type="character" w:styleId="WW8Num13z0">
    <w:name w:val="WW8Num13z0"/>
    <w:qFormat/>
    <w:rPr>
      <w:rFonts w:ascii="Symbol" w:hAnsi="Symbol" w:cs="Symbol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AdditionalMarking">
    <w:name w:val="Additional Marking"/>
    <w:basedOn w:val="DefaultParagraphFont"/>
    <w:qFormat/>
    <w:rPr>
      <w:b/>
      <w:caps/>
    </w:rPr>
  </w:style>
  <w:style w:type="character" w:styleId="EndnoteCharacters">
    <w:name w:val="Endnote Characters"/>
    <w:basedOn w:val="DefaultParagraphFont"/>
    <w:qFormat/>
    <w:rPr>
      <w:vertAlign w:val="superscript"/>
    </w:rPr>
  </w:style>
  <w:style w:type="character" w:styleId="DWFlag">
    <w:name w:val="DW Flag"/>
    <w:basedOn w:val="DefaultParagraphFont"/>
    <w:qFormat/>
    <w:rPr>
      <w:b/>
    </w:rPr>
  </w:style>
  <w:style w:type="character" w:styleId="FooterCaption">
    <w:name w:val="Footer Caption"/>
    <w:basedOn w:val="DefaultParagraphFont"/>
    <w:qFormat/>
    <w:rPr>
      <w:sz w:val="12"/>
    </w:rPr>
  </w:style>
  <w:style w:type="character" w:styleId="FootnoteCharacters">
    <w:name w:val="Footnote Characters"/>
    <w:basedOn w:val="DefaultParagraphFont"/>
    <w:qFormat/>
    <w:rPr>
      <w:vertAlign w:val="superscript"/>
    </w:rPr>
  </w:style>
  <w:style w:type="character" w:styleId="HeaderCaption">
    <w:name w:val="Header Caption"/>
    <w:basedOn w:val="DefaultParagraphFont"/>
    <w:qFormat/>
    <w:rPr>
      <w:sz w:val="12"/>
    </w:rPr>
  </w:style>
  <w:style w:type="character" w:styleId="HiddenText">
    <w:name w:val="Hidden Text"/>
    <w:basedOn w:val="DefaultParagraphFont"/>
    <w:qFormat/>
    <w:rPr>
      <w:vanish/>
    </w:rPr>
  </w:style>
  <w:style w:type="character" w:styleId="MarginalNote">
    <w:name w:val="Marginal Note"/>
    <w:basedOn w:val="DefaultParagraphFont"/>
    <w:qFormat/>
    <w:rPr>
      <w:rFonts w:ascii="Arial" w:hAnsi="Arial" w:cs="Arial"/>
      <w:sz w:val="16"/>
    </w:rPr>
  </w:style>
  <w:style w:type="character" w:styleId="DWHdgPara">
    <w:name w:val="DW Hdg Para"/>
    <w:basedOn w:val="DefaultParagraphFont"/>
    <w:qFormat/>
    <w:rPr>
      <w:b/>
      <w:u w:val="none"/>
    </w:rPr>
  </w:style>
  <w:style w:type="character" w:styleId="PostTown">
    <w:name w:val="Post Town"/>
    <w:basedOn w:val="DefaultParagraphFont"/>
    <w:qFormat/>
    <w:rPr>
      <w:smallCaps/>
    </w:rPr>
  </w:style>
  <w:style w:type="character" w:styleId="ProtectiveMarking">
    <w:name w:val="Protective Marking"/>
    <w:basedOn w:val="DefaultParagraphFont"/>
    <w:qFormat/>
    <w:rPr>
      <w:b/>
      <w:caps/>
    </w:rPr>
  </w:style>
  <w:style w:type="character" w:styleId="ReferenceDate">
    <w:name w:val="Reference/Date"/>
    <w:basedOn w:val="DefaultParagraphFont"/>
    <w:qFormat/>
    <w:rPr>
      <w:rFonts w:ascii="Arial" w:hAnsi="Arial" w:cs="Arial"/>
      <w:spacing w:val="0"/>
      <w:sz w:val="20"/>
    </w:rPr>
  </w:style>
  <w:style w:type="character" w:styleId="DWHdgSubject">
    <w:name w:val="DW Hdg Subject"/>
    <w:basedOn w:val="DefaultParagraphFont"/>
    <w:qFormat/>
    <w:rPr>
      <w:u w:val="single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AddressBlock">
    <w:name w:val="Address Block"/>
    <w:basedOn w:val="Normal"/>
    <w:qFormat/>
    <w:pPr/>
    <w:rPr>
      <w:sz w:val="20"/>
    </w:rPr>
  </w:style>
  <w:style w:type="paragraph" w:styleId="DWNormal">
    <w:name w:val="DW Normal"/>
    <w:basedOn w:val="Normal"/>
    <w:qFormat/>
    <w:pPr/>
    <w:rPr/>
  </w:style>
  <w:style w:type="paragraph" w:styleId="DWListAlphabetical">
    <w:name w:val="DW List Alphabetical"/>
    <w:basedOn w:val="DWNormal"/>
    <w:qFormat/>
    <w:pPr>
      <w:numPr>
        <w:ilvl w:val="0"/>
        <w:numId w:val="10"/>
      </w:numPr>
      <w:tabs>
        <w:tab w:val="clear" w:pos="567"/>
      </w:tabs>
    </w:pPr>
    <w:rPr/>
  </w:style>
  <w:style w:type="paragraph" w:styleId="DWAnnex">
    <w:name w:val="DW Annex"/>
    <w:basedOn w:val="DWNormal"/>
    <w:qFormat/>
    <w:pPr/>
    <w:rPr>
      <w:b/>
      <w:caps/>
    </w:rPr>
  </w:style>
  <w:style w:type="paragraph" w:styleId="Appointment">
    <w:name w:val="Appointment"/>
    <w:basedOn w:val="DWNormal"/>
    <w:next w:val="DWNormal"/>
    <w:qFormat/>
    <w:pPr>
      <w:spacing w:before="120" w:after="0"/>
    </w:pPr>
    <w:rPr>
      <w:i/>
    </w:rPr>
  </w:style>
  <w:style w:type="paragraph" w:styleId="Compliments">
    <w:name w:val="Compliments"/>
    <w:basedOn w:val="DWNormal"/>
    <w:next w:val="Normal"/>
    <w:qFormat/>
    <w:pPr>
      <w:spacing w:before="1160" w:after="0"/>
    </w:pPr>
    <w:rPr>
      <w:i/>
    </w:rPr>
  </w:style>
  <w:style w:type="paragraph" w:styleId="EndnoteText">
    <w:name w:val="endnote text"/>
    <w:basedOn w:val="DWNormal"/>
    <w:pPr>
      <w:tabs>
        <w:tab w:val="clear" w:pos="567"/>
        <w:tab w:val="left" w:pos="472" w:leader="none"/>
        <w:tab w:val="left" w:pos="945" w:leader="none"/>
        <w:tab w:val="left" w:pos="1417" w:leader="none"/>
      </w:tabs>
    </w:pPr>
    <w:rPr>
      <w:sz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567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DWNormal"/>
    <w:pPr>
      <w:spacing w:before="220" w:after="0"/>
    </w:pPr>
    <w:rPr/>
  </w:style>
  <w:style w:type="paragraph" w:styleId="FootnoteText">
    <w:name w:val="footnote text"/>
    <w:basedOn w:val="DWNormal"/>
    <w:pPr>
      <w:tabs>
        <w:tab w:val="clear" w:pos="567"/>
        <w:tab w:val="left" w:pos="378" w:leader="none"/>
        <w:tab w:val="left" w:pos="756" w:leader="none"/>
        <w:tab w:val="left" w:pos="1134" w:leader="none"/>
      </w:tabs>
      <w:spacing w:before="0" w:after="120"/>
    </w:pPr>
    <w:rPr>
      <w:sz w:val="16"/>
    </w:rPr>
  </w:style>
  <w:style w:type="paragraph" w:styleId="DWHdgGroup">
    <w:name w:val="DW Hdg Group"/>
    <w:basedOn w:val="DWNormal"/>
    <w:next w:val="DWPara"/>
    <w:qFormat/>
    <w:pPr>
      <w:keepNext w:val="true"/>
      <w:spacing w:before="0" w:after="220"/>
    </w:pPr>
    <w:rPr>
      <w:b/>
      <w:caps/>
    </w:rPr>
  </w:style>
  <w:style w:type="paragraph" w:styleId="DWPara">
    <w:name w:val="DW Para"/>
    <w:basedOn w:val="DWNormal"/>
    <w:qFormat/>
    <w:pPr>
      <w:spacing w:before="0" w:after="220"/>
    </w:pPr>
    <w:rPr/>
  </w:style>
  <w:style w:type="paragraph" w:styleId="Header">
    <w:name w:val="header"/>
    <w:basedOn w:val="DWNormal"/>
    <w:pPr>
      <w:spacing w:before="0" w:after="220"/>
    </w:pPr>
    <w:rPr/>
  </w:style>
  <w:style w:type="paragraph" w:styleId="DWHdgMain">
    <w:name w:val="DW Hdg Main"/>
    <w:basedOn w:val="DWHdgGroup"/>
    <w:next w:val="DWHdgGroup"/>
    <w:qFormat/>
    <w:pPr>
      <w:jc w:val="center"/>
    </w:pPr>
    <w:rPr/>
  </w:style>
  <w:style w:type="paragraph" w:styleId="DWName">
    <w:name w:val="DW Name"/>
    <w:basedOn w:val="DWNormal"/>
    <w:next w:val="Normal"/>
    <w:qFormat/>
    <w:pPr>
      <w:keepNext w:val="true"/>
      <w:spacing w:before="220" w:after="0"/>
    </w:pPr>
    <w:rPr>
      <w:caps/>
    </w:rPr>
  </w:style>
  <w:style w:type="paragraph" w:styleId="DWListNumerical">
    <w:name w:val="DW List Numerical"/>
    <w:basedOn w:val="DWNormal"/>
    <w:qFormat/>
    <w:pPr>
      <w:numPr>
        <w:ilvl w:val="0"/>
        <w:numId w:val="8"/>
      </w:numPr>
      <w:tabs>
        <w:tab w:val="clear" w:pos="567"/>
      </w:tabs>
    </w:pPr>
    <w:rPr/>
  </w:style>
  <w:style w:type="paragraph" w:styleId="Originator">
    <w:name w:val="Originator"/>
    <w:basedOn w:val="DWNormal"/>
    <w:next w:val="Normal"/>
    <w:qFormat/>
    <w:pPr>
      <w:spacing w:before="0" w:after="220"/>
    </w:pPr>
    <w:rPr/>
  </w:style>
  <w:style w:type="paragraph" w:styleId="DWTable">
    <w:name w:val="DW Table"/>
    <w:basedOn w:val="DWNormal"/>
    <w:qFormat/>
    <w:pPr/>
    <w:rPr>
      <w:sz w:val="20"/>
    </w:rPr>
  </w:style>
  <w:style w:type="paragraph" w:styleId="TableBox">
    <w:name w:val="Table Box"/>
    <w:basedOn w:val="DWTable"/>
    <w:next w:val="DWPara"/>
    <w:qFormat/>
    <w:pPr/>
    <w:rPr/>
  </w:style>
  <w:style w:type="paragraph" w:styleId="DWTablePara">
    <w:name w:val="DW Table Para"/>
    <w:basedOn w:val="DWTable"/>
    <w:qFormat/>
    <w:pPr>
      <w:tabs>
        <w:tab w:val="clear" w:pos="567"/>
        <w:tab w:val="left" w:pos="369" w:leader="none"/>
        <w:tab w:val="left" w:pos="737" w:leader="none"/>
        <w:tab w:val="left" w:pos="1106" w:leader="none"/>
        <w:tab w:val="left" w:pos="1474" w:leader="none"/>
        <w:tab w:val="left" w:pos="1843" w:leader="none"/>
        <w:tab w:val="left" w:pos="2211" w:leader="none"/>
      </w:tabs>
      <w:spacing w:before="100" w:after="100"/>
    </w:pPr>
    <w:rPr/>
  </w:style>
  <w:style w:type="paragraph" w:styleId="DWTableCol">
    <w:name w:val="DW Table Col"/>
    <w:basedOn w:val="DWTable"/>
    <w:next w:val="DWTable"/>
    <w:qFormat/>
    <w:pPr>
      <w:spacing w:before="0" w:after="100"/>
      <w:jc w:val="center"/>
    </w:pPr>
    <w:rPr/>
  </w:style>
  <w:style w:type="paragraph" w:styleId="DWTableHdg">
    <w:name w:val="DW Table Hdg"/>
    <w:basedOn w:val="DWTable"/>
    <w:next w:val="DWTableCol"/>
    <w:qFormat/>
    <w:pPr>
      <w:spacing w:before="100" w:after="100"/>
      <w:jc w:val="center"/>
    </w:pPr>
    <w:rPr>
      <w:b/>
    </w:rPr>
  </w:style>
  <w:style w:type="paragraph" w:styleId="TelFaxBlock">
    <w:name w:val="Tel/Fax Block"/>
    <w:basedOn w:val="Normal"/>
    <w:qFormat/>
    <w:pPr/>
    <w:rPr>
      <w:sz w:val="18"/>
    </w:rPr>
  </w:style>
  <w:style w:type="paragraph" w:styleId="TOC1">
    <w:name w:val="toc 1"/>
    <w:basedOn w:val="DWNormal"/>
    <w:pPr>
      <w:tabs>
        <w:tab w:val="clear" w:pos="567"/>
        <w:tab w:val="right" w:pos="9072" w:leader="dot"/>
      </w:tabs>
      <w:ind w:hanging="0" w:start="567" w:end="0"/>
    </w:pPr>
    <w:rPr>
      <w:smallCaps/>
      <w:sz w:val="20"/>
    </w:rPr>
  </w:style>
  <w:style w:type="paragraph" w:styleId="TOC2">
    <w:name w:val="toc 2"/>
    <w:basedOn w:val="TOC1"/>
    <w:pPr>
      <w:ind w:hanging="0" w:start="851" w:end="0"/>
    </w:pPr>
    <w:rPr>
      <w:caps w:val="false"/>
      <w:smallCaps w:val="false"/>
    </w:rPr>
  </w:style>
  <w:style w:type="paragraph" w:styleId="TOC3">
    <w:name w:val="toc 3"/>
    <w:basedOn w:val="TOC2"/>
    <w:pPr>
      <w:ind w:hanging="0" w:start="1134" w:end="0"/>
    </w:pPr>
    <w:rPr/>
  </w:style>
  <w:style w:type="paragraph" w:styleId="TOC4">
    <w:name w:val="toc 4"/>
    <w:basedOn w:val="TOC3"/>
    <w:pPr>
      <w:ind w:hanging="0" w:start="1418" w:end="0"/>
    </w:pPr>
    <w:rPr/>
  </w:style>
  <w:style w:type="paragraph" w:styleId="TOC5">
    <w:name w:val="toc 5"/>
    <w:basedOn w:val="TOC4"/>
    <w:pPr>
      <w:ind w:hanging="0" w:start="1701" w:end="0"/>
    </w:pPr>
    <w:rPr/>
  </w:style>
  <w:style w:type="paragraph" w:styleId="TOC6">
    <w:name w:val="toc 6"/>
    <w:basedOn w:val="TOC5"/>
    <w:pPr>
      <w:ind w:hanging="0" w:start="1985" w:end="0"/>
    </w:pPr>
    <w:rPr/>
  </w:style>
  <w:style w:type="paragraph" w:styleId="TOC7">
    <w:name w:val="toc 7"/>
    <w:basedOn w:val="TOC6"/>
    <w:pPr>
      <w:ind w:hanging="0" w:start="2268" w:end="0"/>
    </w:pPr>
    <w:rPr/>
  </w:style>
  <w:style w:type="paragraph" w:styleId="UnitTitle">
    <w:name w:val="Unit Title"/>
    <w:basedOn w:val="AddressBlock"/>
    <w:next w:val="AddressBlock"/>
    <w:qFormat/>
    <w:pPr/>
    <w:rPr>
      <w:b/>
      <w:sz w:val="22"/>
    </w:rPr>
  </w:style>
  <w:style w:type="paragraph" w:styleId="DWSignature">
    <w:name w:val="DW Signature"/>
    <w:basedOn w:val="DWNormal"/>
    <w:next w:val="DWName"/>
    <w:qFormat/>
    <w:pPr>
      <w:spacing w:before="160" w:after="0"/>
    </w:pPr>
    <w:rPr/>
  </w:style>
  <w:style w:type="paragraph" w:styleId="DWParaNum1">
    <w:name w:val="DW Para Num1"/>
    <w:basedOn w:val="DWPara"/>
    <w:qFormat/>
    <w:pPr>
      <w:numPr>
        <w:ilvl w:val="0"/>
        <w:numId w:val="13"/>
      </w:numPr>
      <w:tabs>
        <w:tab w:val="clear" w:pos="567"/>
      </w:tabs>
    </w:pPr>
    <w:rPr/>
  </w:style>
  <w:style w:type="paragraph" w:styleId="DWParaNum2">
    <w:name w:val="DW Para Num2"/>
    <w:basedOn w:val="DWPara"/>
    <w:qFormat/>
    <w:pPr>
      <w:numPr>
        <w:ilvl w:val="0"/>
        <w:numId w:val="13"/>
      </w:numPr>
      <w:tabs>
        <w:tab w:val="clear" w:pos="567"/>
      </w:tabs>
    </w:pPr>
    <w:rPr/>
  </w:style>
  <w:style w:type="paragraph" w:styleId="DWParaNum3">
    <w:name w:val="DW Para Num3"/>
    <w:basedOn w:val="DWPara"/>
    <w:qFormat/>
    <w:pPr>
      <w:numPr>
        <w:ilvl w:val="0"/>
        <w:numId w:val="13"/>
      </w:numPr>
      <w:tabs>
        <w:tab w:val="clear" w:pos="567"/>
      </w:tabs>
    </w:pPr>
    <w:rPr/>
  </w:style>
  <w:style w:type="paragraph" w:styleId="DWParaNum4">
    <w:name w:val="DW Para Num4"/>
    <w:basedOn w:val="DWPara"/>
    <w:qFormat/>
    <w:pPr>
      <w:numPr>
        <w:ilvl w:val="0"/>
        <w:numId w:val="13"/>
      </w:numPr>
      <w:tabs>
        <w:tab w:val="clear" w:pos="567"/>
      </w:tabs>
    </w:pPr>
    <w:rPr/>
  </w:style>
  <w:style w:type="paragraph" w:styleId="DWParaNum5">
    <w:name w:val="DW Para Num5"/>
    <w:basedOn w:val="DWPara"/>
    <w:qFormat/>
    <w:pPr>
      <w:numPr>
        <w:ilvl w:val="0"/>
        <w:numId w:val="13"/>
      </w:numPr>
      <w:tabs>
        <w:tab w:val="clear" w:pos="567"/>
      </w:tabs>
    </w:pPr>
    <w:rPr/>
  </w:style>
  <w:style w:type="paragraph" w:styleId="DWParaPB1">
    <w:name w:val="DW Para PB1"/>
    <w:basedOn w:val="DWPara"/>
    <w:qFormat/>
    <w:pPr>
      <w:numPr>
        <w:ilvl w:val="0"/>
        <w:numId w:val="11"/>
      </w:numPr>
      <w:tabs>
        <w:tab w:val="clear" w:pos="567"/>
      </w:tabs>
    </w:pPr>
    <w:rPr/>
  </w:style>
  <w:style w:type="paragraph" w:styleId="DWParaPB2">
    <w:name w:val="DW Para PB2"/>
    <w:basedOn w:val="DWPara"/>
    <w:qFormat/>
    <w:pPr>
      <w:numPr>
        <w:ilvl w:val="0"/>
        <w:numId w:val="11"/>
      </w:numPr>
      <w:tabs>
        <w:tab w:val="clear" w:pos="567"/>
      </w:tabs>
    </w:pPr>
    <w:rPr/>
  </w:style>
  <w:style w:type="paragraph" w:styleId="DWParaPB3">
    <w:name w:val="DW Para PB3"/>
    <w:basedOn w:val="DWPara"/>
    <w:qFormat/>
    <w:pPr>
      <w:numPr>
        <w:ilvl w:val="0"/>
        <w:numId w:val="11"/>
      </w:numPr>
      <w:tabs>
        <w:tab w:val="clear" w:pos="567"/>
      </w:tabs>
    </w:pPr>
    <w:rPr/>
  </w:style>
  <w:style w:type="paragraph" w:styleId="DWParaPB4">
    <w:name w:val="DW Para PB4"/>
    <w:basedOn w:val="DWPara"/>
    <w:qFormat/>
    <w:pPr>
      <w:numPr>
        <w:ilvl w:val="0"/>
        <w:numId w:val="11"/>
      </w:numPr>
      <w:tabs>
        <w:tab w:val="clear" w:pos="567"/>
      </w:tabs>
    </w:pPr>
    <w:rPr/>
  </w:style>
  <w:style w:type="paragraph" w:styleId="DWParaPB5">
    <w:name w:val="DW Para PB5"/>
    <w:basedOn w:val="DWPara"/>
    <w:qFormat/>
    <w:pPr>
      <w:numPr>
        <w:ilvl w:val="0"/>
        <w:numId w:val="11"/>
      </w:numPr>
      <w:tabs>
        <w:tab w:val="clear" w:pos="567"/>
      </w:tabs>
    </w:pPr>
    <w:rPr/>
  </w:style>
  <w:style w:type="paragraph" w:styleId="DWTableParaNum1">
    <w:name w:val="DW Table Para Num1"/>
    <w:basedOn w:val="DWTablePara"/>
    <w:qFormat/>
    <w:pPr>
      <w:numPr>
        <w:ilvl w:val="0"/>
        <w:numId w:val="9"/>
      </w:numPr>
    </w:pPr>
    <w:rPr/>
  </w:style>
  <w:style w:type="paragraph" w:styleId="DWTableParaNum2">
    <w:name w:val="DW Table Para Num2"/>
    <w:basedOn w:val="DWTablePara"/>
    <w:qFormat/>
    <w:pPr>
      <w:numPr>
        <w:ilvl w:val="0"/>
        <w:numId w:val="9"/>
      </w:numPr>
    </w:pPr>
    <w:rPr/>
  </w:style>
  <w:style w:type="paragraph" w:styleId="DWTableParaNum3">
    <w:name w:val="DW Table Para Num3"/>
    <w:basedOn w:val="DWTablePara"/>
    <w:qFormat/>
    <w:pPr>
      <w:numPr>
        <w:ilvl w:val="0"/>
        <w:numId w:val="9"/>
      </w:numPr>
    </w:pPr>
    <w:rPr/>
  </w:style>
  <w:style w:type="paragraph" w:styleId="DWTableParaNum4">
    <w:name w:val="DW Table Para Num4"/>
    <w:basedOn w:val="DWTablePara"/>
    <w:qFormat/>
    <w:pPr>
      <w:numPr>
        <w:ilvl w:val="0"/>
        <w:numId w:val="9"/>
      </w:numPr>
    </w:pPr>
    <w:rPr/>
  </w:style>
  <w:style w:type="paragraph" w:styleId="DWTableParaNum5">
    <w:name w:val="DW Table Para Num5"/>
    <w:basedOn w:val="DWTablePara"/>
    <w:qFormat/>
    <w:pPr>
      <w:numPr>
        <w:ilvl w:val="0"/>
        <w:numId w:val="9"/>
      </w:numPr>
    </w:pPr>
    <w:rPr/>
  </w:style>
  <w:style w:type="paragraph" w:styleId="DWParaBul1">
    <w:name w:val="DW Para Bul1"/>
    <w:basedOn w:val="DWPara"/>
    <w:qFormat/>
    <w:pPr>
      <w:numPr>
        <w:ilvl w:val="0"/>
        <w:numId w:val="3"/>
      </w:numPr>
      <w:tabs>
        <w:tab w:val="clear" w:pos="567"/>
      </w:tabs>
    </w:pPr>
    <w:rPr/>
  </w:style>
  <w:style w:type="paragraph" w:styleId="DWParaBul2">
    <w:name w:val="DW Para Bul2"/>
    <w:basedOn w:val="DWPara"/>
    <w:qFormat/>
    <w:pPr>
      <w:numPr>
        <w:ilvl w:val="0"/>
        <w:numId w:val="3"/>
      </w:numPr>
      <w:tabs>
        <w:tab w:val="clear" w:pos="567"/>
      </w:tabs>
    </w:pPr>
    <w:rPr/>
  </w:style>
  <w:style w:type="paragraph" w:styleId="DWParaBul3">
    <w:name w:val="DW Para Bul3"/>
    <w:basedOn w:val="DWPara"/>
    <w:qFormat/>
    <w:pPr>
      <w:numPr>
        <w:ilvl w:val="0"/>
        <w:numId w:val="3"/>
      </w:numPr>
      <w:tabs>
        <w:tab w:val="clear" w:pos="567"/>
      </w:tabs>
    </w:pPr>
    <w:rPr/>
  </w:style>
  <w:style w:type="paragraph" w:styleId="DWParaBul4">
    <w:name w:val="DW Para Bul4"/>
    <w:basedOn w:val="DWPara"/>
    <w:qFormat/>
    <w:pPr>
      <w:numPr>
        <w:ilvl w:val="0"/>
        <w:numId w:val="3"/>
      </w:numPr>
      <w:tabs>
        <w:tab w:val="clear" w:pos="567"/>
      </w:tabs>
    </w:pPr>
    <w:rPr/>
  </w:style>
  <w:style w:type="paragraph" w:styleId="DWParaBul5">
    <w:name w:val="DW Para Bul5"/>
    <w:basedOn w:val="DWPara"/>
    <w:qFormat/>
    <w:pPr>
      <w:numPr>
        <w:ilvl w:val="0"/>
        <w:numId w:val="3"/>
      </w:numPr>
      <w:tabs>
        <w:tab w:val="clear" w:pos="567"/>
      </w:tabs>
    </w:pPr>
    <w:rPr/>
  </w:style>
  <w:style w:type="paragraph" w:styleId="FooterFilename">
    <w:name w:val="Footer Filename"/>
    <w:basedOn w:val="Footer"/>
    <w:qFormat/>
    <w:pPr>
      <w:tabs>
        <w:tab w:val="clear" w:pos="567"/>
        <w:tab w:val="center" w:pos="4815" w:leader="none"/>
        <w:tab w:val="right" w:pos="9645" w:leader="none"/>
      </w:tabs>
      <w:spacing w:before="120" w:after="0"/>
    </w:pPr>
    <w:rPr>
      <w:sz w:val="12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DMRC_Neurological_Rehabilitation_Referral_v3_0.dot</Template>
  <TotalTime>5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2014-10-03T18:47:00Z</dcterms:created>
  <dc:creator>wrightm672</dc:creator>
  <dc:description/>
  <cp:keywords/>
  <dc:language>en-GB</dc:language>
  <cp:lastModifiedBy>wrightm672</cp:lastModifiedBy>
  <cp:lastPrinted>2012-11-09T12:16:00Z</cp:lastPrinted>
  <dcterms:modified xsi:type="dcterms:W3CDTF">2014-10-03T18:52:00Z</dcterms:modified>
  <cp:revision>1</cp:revision>
  <dc:subject/>
  <dc:title>DMRC CLINICAL OUTREACH ASSESSMENT TOOL</dc:title>
</cp:coreProperties>
</file>